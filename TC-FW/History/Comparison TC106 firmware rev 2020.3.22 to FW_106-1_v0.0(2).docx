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7C5A6" w14:textId="77777777" w:rsidR="008A562D" w:rsidRDefault="00D82224">
      <w:pPr>
        <w:rPr>
          <w:del w:id="1" w:author="勤 荘田" w:date="2023-06-13T10:57:00Z"/>
        </w:rPr>
      </w:pPr>
      <w:del w:id="2" w:author="勤 荘田" w:date="2023-06-13T10:57:00Z">
        <w:r>
          <w:delText>/******************************************/</w:delText>
        </w:r>
      </w:del>
    </w:p>
    <w:p w14:paraId="11B64228" w14:textId="77777777" w:rsidR="008A562D" w:rsidRDefault="00D82224">
      <w:pPr>
        <w:rPr>
          <w:del w:id="3" w:author="勤 荘田" w:date="2023-06-13T10:57:00Z"/>
        </w:rPr>
      </w:pPr>
      <w:del w:id="4" w:author="勤 荘田" w:date="2023-06-13T10:57:00Z">
        <w:r>
          <w:delText>/******************************************/</w:delText>
        </w:r>
      </w:del>
    </w:p>
    <w:p w14:paraId="35E3B3FD" w14:textId="77777777" w:rsidR="00B8416A" w:rsidRDefault="00B8416A" w:rsidP="00B8416A">
      <w:pPr>
        <w:rPr>
          <w:ins w:id="5" w:author="勤 荘田" w:date="2023-06-13T10:57:00Z"/>
        </w:rPr>
      </w:pPr>
      <w:ins w:id="6" w:author="勤 荘田" w:date="2023-06-13T10:57:00Z">
        <w:r>
          <w:t>/********************************************/</w:t>
        </w:r>
      </w:ins>
    </w:p>
    <w:p w14:paraId="7B7CC3A1" w14:textId="77777777" w:rsidR="00B8416A" w:rsidRDefault="00B8416A" w:rsidP="00B8416A">
      <w:pPr>
        <w:rPr>
          <w:ins w:id="7" w:author="勤 荘田" w:date="2023-06-13T10:57:00Z"/>
        </w:rPr>
      </w:pPr>
      <w:ins w:id="8" w:author="勤 荘田" w:date="2023-06-13T10:57:00Z">
        <w:r>
          <w:t>/********************************************/</w:t>
        </w:r>
      </w:ins>
    </w:p>
    <w:p w14:paraId="7C69E5B4" w14:textId="77777777" w:rsidR="00B8416A" w:rsidRDefault="00B8416A" w:rsidP="00B8416A"/>
    <w:p w14:paraId="059E3217" w14:textId="77777777" w:rsidR="00B8416A" w:rsidRDefault="00B8416A" w:rsidP="00B8416A">
      <w:r>
        <w:t>#include &lt;p24FJ16GA002.h&gt;</w:t>
      </w:r>
    </w:p>
    <w:p w14:paraId="20F44E09" w14:textId="77777777" w:rsidR="00B8416A" w:rsidRDefault="00B8416A" w:rsidP="00B8416A">
      <w:r>
        <w:t>//#include "i2c.h"</w:t>
      </w:r>
    </w:p>
    <w:p w14:paraId="57627327" w14:textId="77777777" w:rsidR="00B8416A" w:rsidRDefault="00B8416A" w:rsidP="00B8416A"/>
    <w:p w14:paraId="76E88EBC" w14:textId="77777777" w:rsidR="00B8416A" w:rsidRDefault="00B8416A" w:rsidP="00B8416A">
      <w:r>
        <w:t>//_CONFIG2( POSCMOD_NONE &amp; ALTI2C_OFF &amp; LPOL_ON &amp; IOL1WAY_ON &amp; OSCIOFNC_ON &amp; FCKSM_CSECMD &amp; FNOSC_FRC &amp; WDTWIN_WDTWIN50 &amp; PWMPIN_OFF &amp; PWMLOCK_ON &amp; IESO_OFF )</w:t>
      </w:r>
    </w:p>
    <w:p w14:paraId="52B8ADE5" w14:textId="77777777" w:rsidR="00B8416A" w:rsidRDefault="00B8416A" w:rsidP="00B30AA4">
      <w:r>
        <w:t>//_CONFIG1( WDTPOST_PS32768 &amp; WDTPRE_PR128 &amp; PLLKEN_OFF &amp; WINDIS_ON &amp; FWDTEN_OFF &amp; ICS_PGD1 &amp; HPOL_ON &amp; GWRP_OFF &amp; GCP_ON )</w:t>
      </w:r>
    </w:p>
    <w:p w14:paraId="11F3FDBD" w14:textId="77777777" w:rsidR="00B8416A" w:rsidRDefault="00B8416A" w:rsidP="00B8416A"/>
    <w:p w14:paraId="585A0371" w14:textId="77777777" w:rsidR="00B8416A" w:rsidRDefault="00B8416A" w:rsidP="00B8416A">
      <w:r>
        <w:t>_CONFIG2( POSCMOD_NONE &amp; I2C1SEL_PRI &amp; IOL1WAY_OFF &amp; OSCIOFNC_ON &amp; FCKSM_CSECMD &amp; FNOSC_FRC &amp; SOSCSEL_SOSC &amp; WUTSEL_LEG &amp; IESO_OFF )</w:t>
      </w:r>
    </w:p>
    <w:p w14:paraId="1042E058" w14:textId="77777777" w:rsidR="00B8416A" w:rsidRDefault="00B8416A" w:rsidP="00B8416A">
      <w:r>
        <w:t>_CONFIG1( WDTPS_PS32768 &amp; FWPSA_PR128 &amp; WINDIS_ON &amp; FWDTEN_OFF &amp; ICS_PGx1 &amp; GWRP_OFF &amp; GCP_OFF &amp; JTAGEN_OFF )</w:t>
      </w:r>
    </w:p>
    <w:p w14:paraId="70A53EB9" w14:textId="77777777" w:rsidR="00B8416A" w:rsidRDefault="00B8416A" w:rsidP="00B8416A">
      <w:r>
        <w:t>//set GCP_ON</w:t>
      </w:r>
    </w:p>
    <w:p w14:paraId="0E64263D" w14:textId="77777777" w:rsidR="00B8416A" w:rsidRDefault="00B8416A" w:rsidP="00B8416A"/>
    <w:p w14:paraId="331B9C59" w14:textId="77777777" w:rsidR="00B8416A" w:rsidRDefault="00B8416A" w:rsidP="00B8416A"/>
    <w:p w14:paraId="4549BFEC" w14:textId="77777777" w:rsidR="00B8416A" w:rsidRDefault="00B8416A" w:rsidP="00B8416A">
      <w:r>
        <w:t>#include &lt;math.h&gt;</w:t>
      </w:r>
    </w:p>
    <w:p w14:paraId="3954A66A" w14:textId="77777777" w:rsidR="00B8416A" w:rsidRDefault="00B8416A" w:rsidP="00B8416A"/>
    <w:p w14:paraId="7F80F6A3" w14:textId="77777777" w:rsidR="00B8416A" w:rsidRDefault="00B8416A" w:rsidP="00B8416A">
      <w:r>
        <w:t>#define ON 1</w:t>
      </w:r>
    </w:p>
    <w:p w14:paraId="1182CC05" w14:textId="77777777" w:rsidR="00B8416A" w:rsidRDefault="00B8416A" w:rsidP="00B8416A">
      <w:r>
        <w:t>#define OFF 0</w:t>
      </w:r>
    </w:p>
    <w:p w14:paraId="61D99895" w14:textId="77777777" w:rsidR="00B8416A" w:rsidRDefault="00B8416A" w:rsidP="00B8416A">
      <w:r>
        <w:t>#define LED_RED _LATA2</w:t>
      </w:r>
    </w:p>
    <w:p w14:paraId="73BF71E1" w14:textId="77777777" w:rsidR="00B8416A" w:rsidRDefault="00B8416A" w:rsidP="00B8416A">
      <w:r>
        <w:t>#define LED_GRN _LATA3</w:t>
      </w:r>
    </w:p>
    <w:p w14:paraId="1280B835" w14:textId="77777777" w:rsidR="00B8416A" w:rsidRDefault="00B8416A" w:rsidP="00B8416A">
      <w:r>
        <w:t>#define PORT_RX _RB4</w:t>
      </w:r>
    </w:p>
    <w:p w14:paraId="6F277948" w14:textId="77777777" w:rsidR="00B8416A" w:rsidRDefault="00B8416A" w:rsidP="00B8416A">
      <w:r>
        <w:t>#define PORT_TX _LATA4</w:t>
      </w:r>
    </w:p>
    <w:p w14:paraId="5864A98E" w14:textId="77777777" w:rsidR="00B8416A" w:rsidRDefault="00B8416A" w:rsidP="00B8416A">
      <w:r>
        <w:t>#define PORT_CUTTER _RA1</w:t>
      </w:r>
    </w:p>
    <w:p w14:paraId="28C983BB" w14:textId="77777777" w:rsidR="00B8416A" w:rsidRDefault="00B8416A" w:rsidP="00B8416A">
      <w:r>
        <w:t>#define PORT_BOR _RB1</w:t>
      </w:r>
    </w:p>
    <w:p w14:paraId="55CF59ED" w14:textId="77777777" w:rsidR="00B8416A" w:rsidRDefault="00B8416A" w:rsidP="00B8416A">
      <w:r>
        <w:t>#define tens_ref 105</w:t>
      </w:r>
    </w:p>
    <w:p w14:paraId="0EB9AD65" w14:textId="77777777" w:rsidR="00B8416A" w:rsidRDefault="00B8416A" w:rsidP="00B8416A">
      <w:r>
        <w:t>#define pwm_zero OC1RS</w:t>
      </w:r>
    </w:p>
    <w:p w14:paraId="043DBC6F" w14:textId="77777777" w:rsidR="00B8416A" w:rsidRDefault="00B8416A" w:rsidP="00B8416A">
      <w:r>
        <w:t>#define pwm_vol OC2RS</w:t>
      </w:r>
    </w:p>
    <w:p w14:paraId="4F729F67" w14:textId="77777777" w:rsidR="00B8416A" w:rsidRDefault="00B8416A" w:rsidP="00B8416A">
      <w:r>
        <w:t>#define data_total 200</w:t>
      </w:r>
    </w:p>
    <w:p w14:paraId="7B5A0B48" w14:textId="77777777" w:rsidR="00B8416A" w:rsidRDefault="00B8416A" w:rsidP="00B8416A">
      <w:r>
        <w:t>#define pid_scale 1000 //1600ﾊｱ,110T-96-262,ﾈﾕｱｾﾊﾔﾑ・600</w:t>
      </w:r>
    </w:p>
    <w:p w14:paraId="486FB354" w14:textId="77777777" w:rsidR="00B8416A" w:rsidRDefault="00B8416A" w:rsidP="00B8416A">
      <w:r>
        <w:t>/*************************************************************</w:t>
      </w:r>
    </w:p>
    <w:p w14:paraId="003F8632" w14:textId="77777777" w:rsidR="00B8416A" w:rsidRDefault="00B8416A" w:rsidP="00B8416A">
      <w:r>
        <w:t>Low side driver table is as below.  In this StateLoTable,</w:t>
      </w:r>
    </w:p>
    <w:p w14:paraId="200BD620" w14:textId="77777777" w:rsidR="00B8416A" w:rsidRDefault="00B8416A" w:rsidP="00B8416A">
      <w:r>
        <w:lastRenderedPageBreak/>
        <w:t>the Low side driver is PWM while the high side driver is</w:t>
      </w:r>
    </w:p>
    <w:p w14:paraId="012258AE" w14:textId="77777777" w:rsidR="00B8416A" w:rsidRDefault="00B8416A" w:rsidP="00B8416A">
      <w:r>
        <w:t>either on or off.  This table is used in this exercise</w:t>
      </w:r>
    </w:p>
    <w:p w14:paraId="1DB0BEEA" w14:textId="77777777" w:rsidR="00B8416A" w:rsidRDefault="00B8416A" w:rsidP="00B8416A">
      <w:r>
        <w:t>*************************************************************/</w:t>
      </w:r>
    </w:p>
    <w:p w14:paraId="2098D73A" w14:textId="1814ABA3" w:rsidR="00B8416A" w:rsidRDefault="00B8416A" w:rsidP="00B8416A">
      <w:r>
        <w:t>//const unsigned int StateLoTable[8] = {0x0000, 0x0210, 0x2004, 0x0204, 0x0801, 0x0810, 0x2001, 0x2A00};//Version2.0,ﾓｲｼｱ荳・</w:t>
      </w:r>
      <w:del w:id="9" w:author="勤 荘田" w:date="2023-06-13T10:57:00Z">
        <w:r w:rsidR="00D82224">
          <w:delText>ﾄﾐｴ</w:delText>
        </w:r>
      </w:del>
      <w:ins w:id="10" w:author="勤 荘田" w:date="2023-06-13T10:57:00Z">
        <w:r>
          <w:t>ﾄﾐ?</w:t>
        </w:r>
      </w:ins>
    </w:p>
    <w:p w14:paraId="22857E3D" w14:textId="77777777" w:rsidR="00B8416A" w:rsidRDefault="00B8416A" w:rsidP="00B8416A">
      <w:r>
        <w:t>//const unsigned int StateLoTable[8] = {0x0000, 0x0021, 0x0018, 0x0009, 0x0006, 0x0024, 0x0012, 0x0000};//ｵ扈弡ｴﾗｪ｣ｬｱ・-6ｸﾄﾎｪ6-1｣ｬｴﾋｶﾎﾈ｡ﾏ鈆ﾋｵﾗｶﾋPWM｡｣</w:t>
      </w:r>
    </w:p>
    <w:p w14:paraId="7648A1CB" w14:textId="77777777" w:rsidR="00B8416A" w:rsidRDefault="00B8416A" w:rsidP="00B8416A">
      <w:r>
        <w:t>//const unsigned int StateLoTable[8] = {0x0000, 0x2001, 0x0810, 0x0801, 0x0204, 0x2004, 0x0210, 0x2A00};//ｵ扈弡ｴﾗｪ｣ｬｱ・-6ｸﾄﾎｪ6-1｣ｬｵﾗｶﾋPWM</w:t>
      </w:r>
    </w:p>
    <w:p w14:paraId="5B73D0B5" w14:textId="77777777" w:rsidR="00B8416A" w:rsidRDefault="00B8416A" w:rsidP="00B8416A">
      <w:r>
        <w:t>//const unsigned int StateLoTable[8] = {0x0000, 0x0120, 0x1008, 0x0108, 0x0402, 0x0420, 0x1002, 0x0000};//ｸﾟｶﾎPWM</w:t>
      </w:r>
    </w:p>
    <w:p w14:paraId="051A9DD4" w14:textId="77777777" w:rsidR="00B8416A" w:rsidRDefault="00B8416A" w:rsidP="00B8416A"/>
    <w:p w14:paraId="69257AF8" w14:textId="77777777" w:rsidR="00B8416A" w:rsidRDefault="00B8416A" w:rsidP="00B8416A">
      <w:r>
        <w:t>const unsigned int StateLoTable[8] = {0x0000, 0x8400, 0x1800, 0x9000, 0x6000, 0x2400, 0x4800, 0x0000};//ｵ扈忞ｻﾏ・</w:t>
      </w:r>
    </w:p>
    <w:p w14:paraId="5DEB7BB2" w14:textId="77777777" w:rsidR="00B8416A" w:rsidRDefault="00B8416A" w:rsidP="00B8416A"/>
    <w:p w14:paraId="2DF54251" w14:textId="77777777" w:rsidR="00B8416A" w:rsidRDefault="00B8416A" w:rsidP="00B8416A">
      <w:r>
        <w:t>volatile float Kp;</w:t>
      </w:r>
    </w:p>
    <w:p w14:paraId="34FDF16C" w14:textId="77777777" w:rsidR="00B8416A" w:rsidRDefault="00B8416A" w:rsidP="00B8416A">
      <w:r>
        <w:t>volatile float Ki;</w:t>
      </w:r>
    </w:p>
    <w:p w14:paraId="0D238777" w14:textId="77777777" w:rsidR="00B8416A" w:rsidRDefault="00B8416A" w:rsidP="00B8416A">
      <w:r>
        <w:t>volatile float Kd;</w:t>
      </w:r>
    </w:p>
    <w:p w14:paraId="2710A1CB" w14:textId="77777777" w:rsidR="00B8416A" w:rsidRDefault="00B8416A" w:rsidP="00B8416A">
      <w:r>
        <w:t>volatile signed int Ka;</w:t>
      </w:r>
    </w:p>
    <w:p w14:paraId="441BC01D" w14:textId="77777777" w:rsidR="00B8416A" w:rsidRDefault="00B8416A" w:rsidP="00B8416A"/>
    <w:p w14:paraId="77A5EA6E" w14:textId="6C093B0B" w:rsidR="00B8416A" w:rsidRDefault="00B8416A" w:rsidP="00B8416A">
      <w:r>
        <w:t>volatile unsigned char setlen[3];</w:t>
      </w:r>
      <w:r>
        <w:tab/>
      </w:r>
      <w:r>
        <w:tab/>
        <w:t>//ﾉ雜ｨｵﾄｳ､ｶﾈ｣ｨｶﾔﾋ・ﾐｼｨﾊｵﾏﾖｳ､ｶﾈｿﾘﾖﾆ｣</w:t>
      </w:r>
      <w:del w:id="11" w:author="勤 荘田" w:date="2023-06-13T10:57:00Z">
        <w:r w:rsidR="00D82224">
          <w:delText>ｩ</w:delText>
        </w:r>
      </w:del>
      <w:ins w:id="12" w:author="勤 荘田" w:date="2023-06-13T10:57:00Z">
        <w:r>
          <w:t>?</w:t>
        </w:r>
      </w:ins>
    </w:p>
    <w:p w14:paraId="331F6C42" w14:textId="77777777" w:rsidR="00B8416A" w:rsidRDefault="00B8416A" w:rsidP="00B8416A">
      <w:r>
        <w:t>volatile signed char len_1[3];</w:t>
      </w:r>
      <w:r>
        <w:tab/>
      </w:r>
      <w:r>
        <w:tab/>
        <w:t>//ﾊ｣ﾓ犒ﾄｳ､ｶﾈ,ｼﾆﾋ羚｢ﾉ弴ｺﾊ</w:t>
      </w:r>
    </w:p>
    <w:p w14:paraId="5788E1D6" w14:textId="77777777" w:rsidR="00B8416A" w:rsidRDefault="00B8416A" w:rsidP="00B8416A">
      <w:r>
        <w:t>volatile signed char lastlen[3];</w:t>
      </w:r>
      <w:r>
        <w:tab/>
      </w:r>
      <w:r>
        <w:tab/>
        <w:t>//ｳ､ｶﾈ｣ｨﾒﾑｾｭｾ柀｡ｵﾄｳ､ｶﾈ</w:t>
      </w:r>
    </w:p>
    <w:p w14:paraId="394CC1FC" w14:textId="77777777" w:rsidR="00B8416A" w:rsidRDefault="00B8416A" w:rsidP="00B8416A">
      <w:r>
        <w:t>volatile unsigned char settens;</w:t>
      </w:r>
    </w:p>
    <w:p w14:paraId="50BAA1F5" w14:textId="77777777" w:rsidR="00B8416A" w:rsidRDefault="00B8416A" w:rsidP="00B8416A">
      <w:r>
        <w:t>volatile unsigned int tens_set;</w:t>
      </w:r>
      <w:r>
        <w:tab/>
      </w:r>
      <w:r>
        <w:tab/>
      </w:r>
      <w:r>
        <w:tab/>
        <w:t>//ﾉ雜ｨﾕﾅﾁｦﾖｵ</w:t>
      </w:r>
    </w:p>
    <w:p w14:paraId="22E423CD" w14:textId="77777777" w:rsidR="00B8416A" w:rsidRDefault="00B8416A" w:rsidP="00B8416A">
      <w:r>
        <w:t>volatile unsigned char txtens[2];</w:t>
      </w:r>
      <w:r>
        <w:tab/>
      </w:r>
      <w:r>
        <w:tab/>
      </w:r>
      <w:r>
        <w:tab/>
        <w:t>//ｷ｢ﾋﾍｵﾄﾕﾅﾁｦﾖｵ</w:t>
      </w:r>
    </w:p>
    <w:p w14:paraId="253E2340" w14:textId="77777777" w:rsidR="00B8416A" w:rsidRDefault="00B8416A" w:rsidP="00B8416A">
      <w:r>
        <w:t>volatile signed char tmp_1;</w:t>
      </w:r>
    </w:p>
    <w:p w14:paraId="5BDB156E" w14:textId="77777777" w:rsidR="00B8416A" w:rsidRDefault="00B8416A" w:rsidP="00B8416A">
      <w:r>
        <w:t>volatile signed char tmp_2;</w:t>
      </w:r>
    </w:p>
    <w:p w14:paraId="7ED20C3A" w14:textId="77777777" w:rsidR="00B8416A" w:rsidRDefault="00B8416A" w:rsidP="00B8416A"/>
    <w:p w14:paraId="5B2C0328" w14:textId="77777777" w:rsidR="00B8416A" w:rsidRDefault="00B8416A" w:rsidP="00B8416A">
      <w:r>
        <w:t>volatile unsigned int tens_desired;</w:t>
      </w:r>
      <w:r>
        <w:tab/>
      </w:r>
      <w:r>
        <w:tab/>
        <w:t>//ﾔﾋﾋ耨ﾃﾉ雜ｨﾕﾅﾁｦﾖｵ</w:t>
      </w:r>
    </w:p>
    <w:p w14:paraId="4281F990" w14:textId="77777777" w:rsidR="00B8416A" w:rsidRDefault="00B8416A" w:rsidP="00B8416A">
      <w:r>
        <w:t>volatile unsigned int tens_actual;</w:t>
      </w:r>
      <w:r>
        <w:tab/>
      </w:r>
      <w:r>
        <w:tab/>
        <w:t>//ｴ豺ﾅﾕﾅﾁｦﾆｽｾｵ</w:t>
      </w:r>
    </w:p>
    <w:p w14:paraId="0F4FCF99" w14:textId="77777777" w:rsidR="00B8416A" w:rsidRDefault="00B8416A" w:rsidP="00B8416A">
      <w:r>
        <w:t>//volatile unsigned int tens_sample[16];</w:t>
      </w:r>
      <w:r>
        <w:tab/>
        <w:t>//A/Dｽ盪逸豺ﾅｵﾄｱ菽ｿ</w:t>
      </w:r>
    </w:p>
    <w:p w14:paraId="03DBE299" w14:textId="77777777" w:rsidR="00B8416A" w:rsidRDefault="00B8416A" w:rsidP="00B8416A">
      <w:r>
        <w:t>volatile unsigned int tens_sum;</w:t>
      </w:r>
      <w:r>
        <w:tab/>
      </w:r>
      <w:r>
        <w:tab/>
      </w:r>
      <w:r>
        <w:tab/>
        <w:t>//ｴ豺ﾅ16ｴﾎｲﾉｼｯｵﾄADﾖｵｵﾄﾗﾜｺﾍ</w:t>
      </w:r>
    </w:p>
    <w:p w14:paraId="2590BC09" w14:textId="77777777" w:rsidR="00B8416A" w:rsidRDefault="00B8416A" w:rsidP="00B8416A">
      <w:r>
        <w:t>volatile unsigned int tens_zero;</w:t>
      </w:r>
      <w:r>
        <w:tab/>
      </w:r>
      <w:r>
        <w:tab/>
        <w:t xml:space="preserve">    //ｴ豺ﾅﾁ羞耻ﾅﾁｦﾖｵ</w:t>
      </w:r>
    </w:p>
    <w:p w14:paraId="3C8A5E71" w14:textId="77777777" w:rsidR="00B8416A" w:rsidRDefault="00B8416A" w:rsidP="00B8416A">
      <w:r>
        <w:t>volatile unsigned int tens_temp;</w:t>
      </w:r>
    </w:p>
    <w:p w14:paraId="2355DF3B" w14:textId="77777777" w:rsidR="00B8416A" w:rsidRDefault="00B8416A" w:rsidP="00B8416A">
      <w:r>
        <w:t>volatile signed int tens_deviation;</w:t>
      </w:r>
      <w:r>
        <w:tab/>
      </w:r>
      <w:r>
        <w:tab/>
      </w:r>
      <w:r>
        <w:tab/>
        <w:t>//ﾎ靑ｵ</w:t>
      </w:r>
    </w:p>
    <w:p w14:paraId="3061AD88" w14:textId="77777777" w:rsidR="00B8416A" w:rsidRDefault="00B8416A" w:rsidP="00B8416A">
      <w:r>
        <w:t>volatile signed int last_deviation;</w:t>
      </w:r>
      <w:r>
        <w:tab/>
      </w:r>
      <w:r>
        <w:tab/>
        <w:t>//ﾇｰｴﾎﾎ・</w:t>
      </w:r>
    </w:p>
    <w:p w14:paraId="2E4AFEBE" w14:textId="77777777" w:rsidR="00B8416A" w:rsidRDefault="00B8416A" w:rsidP="00B8416A">
      <w:r>
        <w:t>volatile signed int prev_deviation;</w:t>
      </w:r>
      <w:r>
        <w:tab/>
      </w:r>
      <w:r>
        <w:tab/>
        <w:t>//ﾉﾏｴﾎﾎ・</w:t>
      </w:r>
    </w:p>
    <w:p w14:paraId="0E1B8BAE" w14:textId="77777777" w:rsidR="00B8416A" w:rsidRDefault="00B8416A" w:rsidP="00B8416A">
      <w:r>
        <w:lastRenderedPageBreak/>
        <w:t>volatile float pwm_add;</w:t>
      </w:r>
    </w:p>
    <w:p w14:paraId="51CA3EB8" w14:textId="77777777" w:rsidR="00B8416A" w:rsidRDefault="00B8416A" w:rsidP="00B8416A">
      <w:r>
        <w:t>volatile float pwm_out_temp;</w:t>
      </w:r>
    </w:p>
    <w:p w14:paraId="56D4EEA3" w14:textId="77777777" w:rsidR="00B8416A" w:rsidRDefault="00B8416A" w:rsidP="00B8416A">
      <w:r>
        <w:t>volatile signed int pwm_out;</w:t>
      </w:r>
    </w:p>
    <w:p w14:paraId="41D3BC3B" w14:textId="77777777" w:rsidR="00B8416A" w:rsidRDefault="00B8416A" w:rsidP="00B8416A">
      <w:r>
        <w:t>volatile signed long pwm_check;    //just for checking</w:t>
      </w:r>
    </w:p>
    <w:p w14:paraId="72E8F52D" w14:textId="77777777" w:rsidR="00B8416A" w:rsidRDefault="00B8416A" w:rsidP="00B8416A"/>
    <w:p w14:paraId="6E12C611" w14:textId="77777777" w:rsidR="00B8416A" w:rsidRDefault="00B8416A" w:rsidP="00B8416A">
      <w:r>
        <w:t>volatile unsigned int rx_timer;</w:t>
      </w:r>
      <w:r>
        <w:tab/>
      </w:r>
      <w:r>
        <w:tab/>
        <w:t>//ｽﾓﾊﾕﾊｱｼ莊ﾄｼﾆﾊﾆ・</w:t>
      </w:r>
    </w:p>
    <w:p w14:paraId="61456ACB" w14:textId="77777777" w:rsidR="00B8416A" w:rsidRDefault="00B8416A" w:rsidP="00B8416A">
      <w:r>
        <w:t>volatile unsigned int rx_bitcntr;</w:t>
      </w:r>
    </w:p>
    <w:p w14:paraId="3F1EC7E3" w14:textId="77777777" w:rsidR="00B8416A" w:rsidRDefault="00B8416A" w:rsidP="00B8416A">
      <w:r>
        <w:t>volatile unsigned int rx_bytecntr;</w:t>
      </w:r>
    </w:p>
    <w:p w14:paraId="1AE716A6" w14:textId="77777777" w:rsidR="00B8416A" w:rsidRDefault="00B8416A" w:rsidP="00B8416A"/>
    <w:p w14:paraId="2E5CA736" w14:textId="77777777" w:rsidR="00B8416A" w:rsidRDefault="00B8416A" w:rsidP="00B8416A">
      <w:r>
        <w:t>volatile unsigned int rx_waitcntr;</w:t>
      </w:r>
    </w:p>
    <w:p w14:paraId="33879258" w14:textId="77777777" w:rsidR="00B8416A" w:rsidRDefault="00B8416A" w:rsidP="00B8416A">
      <w:r>
        <w:t>volatile unsigned char rx_buffer_1;</w:t>
      </w:r>
    </w:p>
    <w:p w14:paraId="7305F7A2" w14:textId="77777777" w:rsidR="00B8416A" w:rsidRDefault="00B8416A" w:rsidP="00B8416A">
      <w:r>
        <w:t>volatile unsigned char rx_buffer[6];</w:t>
      </w:r>
      <w:r>
        <w:tab/>
      </w:r>
      <w:r>
        <w:tab/>
      </w:r>
      <w:r>
        <w:tab/>
        <w:t>//ｽﾓﾊﾕﾊｾﾝﾇ・</w:t>
      </w:r>
    </w:p>
    <w:p w14:paraId="46F9EE7F" w14:textId="77777777" w:rsidR="00B8416A" w:rsidRDefault="00B8416A" w:rsidP="00B8416A">
      <w:r>
        <w:t>volatile unsigned int tx_timer;</w:t>
      </w:r>
      <w:r>
        <w:tab/>
      </w:r>
      <w:r>
        <w:tab/>
      </w:r>
      <w:r>
        <w:tab/>
        <w:t>//ｷ｢ﾋﾍﾊｱｼ莊ﾄｼﾆﾊﾆ・</w:t>
      </w:r>
    </w:p>
    <w:p w14:paraId="7D3F66A9" w14:textId="77777777" w:rsidR="00B8416A" w:rsidRDefault="00B8416A" w:rsidP="00B8416A">
      <w:r>
        <w:t>volatile unsigned int tx_cntr;</w:t>
      </w:r>
    </w:p>
    <w:p w14:paraId="04524A26" w14:textId="77777777" w:rsidR="00B8416A" w:rsidRDefault="00B8416A" w:rsidP="00B8416A">
      <w:r>
        <w:t>volatile unsigned int tx_bitcntr;</w:t>
      </w:r>
    </w:p>
    <w:p w14:paraId="63F344E1" w14:textId="77777777" w:rsidR="00B8416A" w:rsidRDefault="00B8416A" w:rsidP="00B8416A">
      <w:r>
        <w:t>volatile unsigned int tx_bytecntr;</w:t>
      </w:r>
    </w:p>
    <w:p w14:paraId="06A66AF8" w14:textId="77777777" w:rsidR="00B8416A" w:rsidRDefault="00B8416A" w:rsidP="00B8416A">
      <w:r>
        <w:t>volatile signed char txreg_1;</w:t>
      </w:r>
    </w:p>
    <w:p w14:paraId="39626FE8" w14:textId="77777777" w:rsidR="00B8416A" w:rsidRDefault="00B8416A" w:rsidP="00B8416A">
      <w:r>
        <w:t>volatile unsigned int stop_delay;</w:t>
      </w:r>
      <w:r>
        <w:tab/>
      </w:r>
      <w:r>
        <w:tab/>
      </w:r>
      <w:r>
        <w:tab/>
        <w:t>//ｵ扈敎｣ﾖｹﾊｱｼ・</w:t>
      </w:r>
    </w:p>
    <w:p w14:paraId="106BD985" w14:textId="77777777" w:rsidR="00B8416A" w:rsidRDefault="00B8416A" w:rsidP="00B8416A">
      <w:r>
        <w:t>volatile unsigned int cutter_timer;</w:t>
      </w:r>
      <w:r>
        <w:tab/>
      </w:r>
      <w:r>
        <w:tab/>
        <w:t>//ｼｶｸｴﾎｻｼﾆﾊﾆ・</w:t>
      </w:r>
    </w:p>
    <w:p w14:paraId="14848CAD" w14:textId="77777777" w:rsidR="00B8416A" w:rsidRDefault="00B8416A" w:rsidP="00B8416A"/>
    <w:p w14:paraId="3C1575A8" w14:textId="77777777" w:rsidR="00B8416A" w:rsidRDefault="00B8416A" w:rsidP="00B8416A">
      <w:r>
        <w:t>volatile unsigned int check_timer;</w:t>
      </w:r>
      <w:r>
        <w:tab/>
      </w:r>
      <w:r>
        <w:tab/>
      </w:r>
      <w:r>
        <w:tab/>
        <w:t>//ｶﾋｿﾚｲ鰉ｯﾊｱｼ莨ﾆﾊﾆ・</w:t>
      </w:r>
    </w:p>
    <w:p w14:paraId="1E4F7956" w14:textId="77777777" w:rsidR="00B8416A" w:rsidRDefault="00B8416A" w:rsidP="00B8416A">
      <w:r>
        <w:t>volatile signed int pulse_cntr;</w:t>
      </w:r>
      <w:r>
        <w:tab/>
      </w:r>
      <w:r>
        <w:tab/>
      </w:r>
      <w:r>
        <w:tab/>
      </w:r>
      <w:r>
        <w:tab/>
        <w:t>//ﾋｿｳ､ｼﾆﾊ,ﾔﾚｼｨﾔﾋﾋ飜ｱﾐ靨ｪｸｺﾊ</w:t>
      </w:r>
    </w:p>
    <w:p w14:paraId="69EEA0C5" w14:textId="77777777" w:rsidR="00B8416A" w:rsidRDefault="00B8416A" w:rsidP="00B8416A"/>
    <w:p w14:paraId="029A9F2E" w14:textId="77777777" w:rsidR="00B8416A" w:rsidRDefault="00B8416A" w:rsidP="00B8416A">
      <w:r>
        <w:t>volatile unsigned int display_timer;</w:t>
      </w:r>
      <w:r>
        <w:tab/>
      </w:r>
      <w:r>
        <w:tab/>
      </w:r>
      <w:r>
        <w:tab/>
      </w:r>
      <w:r>
        <w:tab/>
        <w:t>//LEDﾉﾁﾋｸﾑﾓｳﾙｼﾆﾊ</w:t>
      </w:r>
    </w:p>
    <w:p w14:paraId="00D953A0" w14:textId="77777777" w:rsidR="00B8416A" w:rsidRDefault="00B8416A" w:rsidP="00B8416A">
      <w:r>
        <w:t>volatile unsigned int ledcntr;</w:t>
      </w:r>
      <w:r>
        <w:tab/>
      </w:r>
      <w:r>
        <w:tab/>
      </w:r>
      <w:r>
        <w:tab/>
      </w:r>
      <w:r>
        <w:tab/>
        <w:t>//LEDﾉﾁﾋｸﾑﾓｳﾙｼﾆﾊ</w:t>
      </w:r>
    </w:p>
    <w:p w14:paraId="2C69BF2D" w14:textId="77777777" w:rsidR="00B8416A" w:rsidRDefault="00B8416A" w:rsidP="00B8416A">
      <w:r>
        <w:t>volatile unsigned int HallValue;</w:t>
      </w:r>
    </w:p>
    <w:p w14:paraId="6FD7E599" w14:textId="77777777" w:rsidR="00B8416A" w:rsidRDefault="00B8416A" w:rsidP="00B8416A">
      <w:r>
        <w:t>volatile unsigned int eeprom_address;</w:t>
      </w:r>
      <w:r>
        <w:tab/>
        <w:t>//ｱ｣ｴ贇ﾚeepromﾖﾐｵﾄｸ</w:t>
      </w:r>
    </w:p>
    <w:p w14:paraId="48901DD9" w14:textId="77777777" w:rsidR="00B8416A" w:rsidRDefault="00B8416A" w:rsidP="00B8416A">
      <w:r>
        <w:t>volatile unsigned char zero_delay;</w:t>
      </w:r>
    </w:p>
    <w:p w14:paraId="5BD5E86B" w14:textId="77777777" w:rsidR="00B8416A" w:rsidRDefault="00B8416A" w:rsidP="00B8416A">
      <w:r>
        <w:t>//ｵﾔ</w:t>
      </w:r>
    </w:p>
    <w:p w14:paraId="384241DD" w14:textId="77777777" w:rsidR="00B8416A" w:rsidRDefault="00B8416A" w:rsidP="00B8416A">
      <w:r>
        <w:t>volatile signed int tens_addt[data_total];//ｼﾇﾂｼｲｻﾍｬﾊｱｼ荼ﾎｵﾄｲｹｳ･ﾖｵ</w:t>
      </w:r>
    </w:p>
    <w:p w14:paraId="60E591D3" w14:textId="77777777" w:rsidR="00B8416A" w:rsidRDefault="00B8416A" w:rsidP="00B8416A">
      <w:r>
        <w:t>//2014.8.24ｸﾄﾎｪ190ｸｾﾝ,200ｸｾﾝﾎｪｼｫﾏﾞ,ﾔﾙﾔﾓｱ菽ｿﾊｱ｣ｬresetｵﾄｻ盍揵嶸﨔・</w:t>
      </w:r>
    </w:p>
    <w:p w14:paraId="621843FC" w14:textId="77777777" w:rsidR="00B8416A" w:rsidRDefault="00B8416A" w:rsidP="00B8416A">
      <w:r>
        <w:t>volatile signed int tens_complast[data_total];//ｼﾇﾂｼｲｻﾍｬﾊｱｼ荼ﾎｵﾄﾕﾅﾁｦﾆｫｲ・</w:t>
      </w:r>
    </w:p>
    <w:p w14:paraId="57F50FCF" w14:textId="77777777" w:rsidR="00B8416A" w:rsidRDefault="00B8416A" w:rsidP="00B8416A">
      <w:r>
        <w:t>volatile signed int tens_comp;</w:t>
      </w:r>
    </w:p>
    <w:p w14:paraId="6F6C5C4D" w14:textId="77777777" w:rsidR="00B8416A" w:rsidRDefault="00B8416A" w:rsidP="00B8416A">
      <w:r>
        <w:t>volatile signed int tens_addt_temp;</w:t>
      </w:r>
    </w:p>
    <w:p w14:paraId="2B1DE997" w14:textId="77777777" w:rsidR="00B8416A" w:rsidRDefault="00B8416A" w:rsidP="00B8416A">
      <w:r>
        <w:t>volatile signed int tens_add;</w:t>
      </w:r>
    </w:p>
    <w:p w14:paraId="359703D2" w14:textId="77777777" w:rsidR="00B8416A" w:rsidRDefault="00B8416A" w:rsidP="00B8416A">
      <w:r>
        <w:t>volatile signed char special_error_set;</w:t>
      </w:r>
    </w:p>
    <w:p w14:paraId="7D7A7171" w14:textId="77777777" w:rsidR="00B8416A" w:rsidRDefault="00B8416A" w:rsidP="00B8416A">
      <w:r>
        <w:t>volatile unsigned char running_timer;//ﾌﾘﾊ篝橆ﾃｶｨﾊｱﾆ・</w:t>
      </w:r>
    </w:p>
    <w:p w14:paraId="5D5EFA4E" w14:textId="77777777" w:rsidR="00B8416A" w:rsidRDefault="00B8416A" w:rsidP="00B8416A">
      <w:r>
        <w:t>volatile unsigned char special_cycletimer;</w:t>
      </w:r>
    </w:p>
    <w:p w14:paraId="1FB55EBA" w14:textId="77777777" w:rsidR="00B8416A" w:rsidRDefault="00B8416A" w:rsidP="00B8416A">
      <w:r>
        <w:lastRenderedPageBreak/>
        <w:t>volatile unsigned int speed_cntr;</w:t>
      </w:r>
    </w:p>
    <w:p w14:paraId="0BFFB7A0" w14:textId="77777777" w:rsidR="00B8416A" w:rsidRDefault="00B8416A" w:rsidP="00B8416A">
      <w:r>
        <w:t>volatile unsigned int speed_cntr1;</w:t>
      </w:r>
    </w:p>
    <w:p w14:paraId="6C34357C" w14:textId="77777777" w:rsidR="00B8416A" w:rsidRDefault="00B8416A" w:rsidP="00B8416A">
      <w:r>
        <w:t>volatile unsigned char speed_deltalast;</w:t>
      </w:r>
    </w:p>
    <w:p w14:paraId="29F4D760" w14:textId="77777777" w:rsidR="00B8416A" w:rsidRDefault="00B8416A" w:rsidP="00B8416A">
      <w:r>
        <w:t>volatile unsigned char speed_delta;</w:t>
      </w:r>
    </w:p>
    <w:p w14:paraId="30F74522" w14:textId="77777777" w:rsidR="00B8416A" w:rsidRDefault="00B8416A" w:rsidP="00B8416A">
      <w:r>
        <w:t>volatile unsigned char speed_minlast;</w:t>
      </w:r>
    </w:p>
    <w:p w14:paraId="1923F93A" w14:textId="77777777" w:rsidR="00B8416A" w:rsidRDefault="00B8416A" w:rsidP="00B8416A">
      <w:r>
        <w:t>volatile unsigned char speed_min;</w:t>
      </w:r>
    </w:p>
    <w:p w14:paraId="141CF1AD" w14:textId="77777777" w:rsidR="00B8416A" w:rsidRDefault="00B8416A" w:rsidP="00B8416A">
      <w:r>
        <w:t>volatile unsigned char speed_max;</w:t>
      </w:r>
    </w:p>
    <w:p w14:paraId="357037E4" w14:textId="77777777" w:rsidR="00B8416A" w:rsidRDefault="00B8416A" w:rsidP="00B8416A">
      <w:r>
        <w:t>volatile unsigned char cnt_FIR;</w:t>
      </w:r>
    </w:p>
    <w:p w14:paraId="2D1CE897" w14:textId="77777777" w:rsidR="00B8416A" w:rsidRDefault="00B8416A" w:rsidP="00B8416A">
      <w:r>
        <w:t>volatile unsigned int speed_min_sum;</w:t>
      </w:r>
    </w:p>
    <w:p w14:paraId="4913BCA0" w14:textId="77777777" w:rsidR="00B8416A" w:rsidRDefault="00B8416A" w:rsidP="00B8416A">
      <w:r>
        <w:t>volatile unsigned char speed_min_avg;//ｼﾇﾂｼﾆｽｾ隯｡ｴﾅｼｫﾊ</w:t>
      </w:r>
    </w:p>
    <w:p w14:paraId="153822D0" w14:textId="77777777" w:rsidR="00B8416A" w:rsidRDefault="00B8416A" w:rsidP="00B8416A">
      <w:r>
        <w:t>volatile unsigned char speed_min_array[16];//ｼﾇﾂｼﾏﾈﾇｰﾊｾﾝ</w:t>
      </w:r>
    </w:p>
    <w:p w14:paraId="259C537D" w14:textId="77777777" w:rsidR="00B8416A" w:rsidRDefault="00B8416A" w:rsidP="00B8416A">
      <w:r>
        <w:t>volatile unsigned char start_delay;</w:t>
      </w:r>
    </w:p>
    <w:p w14:paraId="793BB8A6" w14:textId="77777777" w:rsidR="00B8416A" w:rsidRDefault="00B8416A" w:rsidP="00B8416A">
      <w:r>
        <w:t>volatile unsigned int velocity;</w:t>
      </w:r>
    </w:p>
    <w:p w14:paraId="0327BB22" w14:textId="77777777" w:rsidR="00B8416A" w:rsidRDefault="00B8416A" w:rsidP="00B8416A">
      <w:r>
        <w:t>volatile unsigned char life[3];//ｱｸﾓﾃ｣ｬｼﾇﾂｼﾊﾙﾃ・</w:t>
      </w:r>
    </w:p>
    <w:p w14:paraId="2642C086" w14:textId="77777777" w:rsidR="00B8416A" w:rsidRDefault="00B8416A" w:rsidP="00B8416A"/>
    <w:p w14:paraId="69E09EDC" w14:textId="77777777" w:rsidR="00B8416A" w:rsidRDefault="00B8416A" w:rsidP="00B8416A">
      <w:r>
        <w:t>unsigned int rampup_timer;//ﾆｯﾑﾓｳﾙﾊｱｼ茱ｬﾆｯ+10g</w:t>
      </w:r>
    </w:p>
    <w:p w14:paraId="693B4805" w14:textId="77777777" w:rsidR="00B8416A" w:rsidRDefault="00B8416A" w:rsidP="00B8416A"/>
    <w:p w14:paraId="2246C973" w14:textId="77777777" w:rsidR="00B8416A" w:rsidRDefault="00B8416A" w:rsidP="00B8416A"/>
    <w:p w14:paraId="10AB0E42" w14:textId="77777777" w:rsidR="00B8416A" w:rsidRDefault="00B8416A" w:rsidP="00B8416A">
      <w:r>
        <w:t>typedef union</w:t>
      </w:r>
    </w:p>
    <w:p w14:paraId="0D4EA66A" w14:textId="77777777" w:rsidR="00B8416A" w:rsidRDefault="00B8416A" w:rsidP="00B8416A">
      <w:r>
        <w:t>{</w:t>
      </w:r>
    </w:p>
    <w:p w14:paraId="1D52D8F9" w14:textId="77777777" w:rsidR="00B8416A" w:rsidRDefault="00B8416A" w:rsidP="00B8416A">
      <w:r>
        <w:tab/>
        <w:t>unsigned char byte;</w:t>
      </w:r>
    </w:p>
    <w:p w14:paraId="0E5A7F3C" w14:textId="77777777" w:rsidR="00B8416A" w:rsidRDefault="00B8416A" w:rsidP="00B8416A">
      <w:r>
        <w:tab/>
        <w:t>struct</w:t>
      </w:r>
    </w:p>
    <w:p w14:paraId="40CFCBCE" w14:textId="77777777" w:rsidR="00B8416A" w:rsidRDefault="00B8416A" w:rsidP="00B8416A">
      <w:r>
        <w:tab/>
        <w:t>{</w:t>
      </w:r>
    </w:p>
    <w:p w14:paraId="7ECA81B6" w14:textId="77777777" w:rsidR="00B8416A" w:rsidRDefault="00B8416A" w:rsidP="00B8416A">
      <w:r>
        <w:tab/>
      </w:r>
      <w:r>
        <w:tab/>
        <w:t>unsigned buf0 : 1;</w:t>
      </w:r>
    </w:p>
    <w:p w14:paraId="39DF2831" w14:textId="77777777" w:rsidR="00B8416A" w:rsidRDefault="00B8416A" w:rsidP="00B8416A">
      <w:r>
        <w:tab/>
      </w:r>
      <w:r>
        <w:tab/>
        <w:t>unsigned buf1 : 1;</w:t>
      </w:r>
    </w:p>
    <w:p w14:paraId="4115AA0E" w14:textId="77777777" w:rsidR="00B8416A" w:rsidRDefault="00B8416A" w:rsidP="00B8416A">
      <w:r>
        <w:tab/>
      </w:r>
      <w:r>
        <w:tab/>
        <w:t>unsigned buf2 : 1;</w:t>
      </w:r>
    </w:p>
    <w:p w14:paraId="7729B526" w14:textId="77777777" w:rsidR="00B8416A" w:rsidRDefault="00B8416A" w:rsidP="00B8416A">
      <w:r>
        <w:tab/>
      </w:r>
      <w:r>
        <w:tab/>
        <w:t>unsigned buf3 : 1;</w:t>
      </w:r>
    </w:p>
    <w:p w14:paraId="16175962" w14:textId="77777777" w:rsidR="00B8416A" w:rsidRDefault="00B8416A" w:rsidP="00B8416A">
      <w:r>
        <w:tab/>
      </w:r>
      <w:r>
        <w:tab/>
        <w:t>unsigned buf4 : 1;</w:t>
      </w:r>
    </w:p>
    <w:p w14:paraId="18CCD1B5" w14:textId="77777777" w:rsidR="00B8416A" w:rsidRDefault="00B8416A" w:rsidP="00B8416A">
      <w:r>
        <w:tab/>
      </w:r>
      <w:r>
        <w:tab/>
        <w:t>unsigned buf5 : 1;</w:t>
      </w:r>
    </w:p>
    <w:p w14:paraId="0495BCB6" w14:textId="77777777" w:rsidR="00B8416A" w:rsidRDefault="00B8416A" w:rsidP="00B8416A">
      <w:r>
        <w:tab/>
      </w:r>
      <w:r>
        <w:tab/>
        <w:t>unsigned buf6 : 1;</w:t>
      </w:r>
    </w:p>
    <w:p w14:paraId="7F754F2E" w14:textId="77777777" w:rsidR="00B8416A" w:rsidRDefault="00B8416A" w:rsidP="00B8416A">
      <w:r>
        <w:tab/>
      </w:r>
      <w:r>
        <w:tab/>
        <w:t>unsigned buf7 : 1;</w:t>
      </w:r>
    </w:p>
    <w:p w14:paraId="526B9956" w14:textId="77777777" w:rsidR="00B8416A" w:rsidRDefault="00B8416A" w:rsidP="00B8416A">
      <w:r>
        <w:tab/>
        <w:t>}BIT;</w:t>
      </w:r>
    </w:p>
    <w:p w14:paraId="04E65B60" w14:textId="77777777" w:rsidR="00B8416A" w:rsidRDefault="00B8416A" w:rsidP="00B8416A">
      <w:r>
        <w:t>}rxbuffer;</w:t>
      </w:r>
    </w:p>
    <w:p w14:paraId="144C3144" w14:textId="77777777" w:rsidR="00B8416A" w:rsidRDefault="00B8416A" w:rsidP="00B8416A"/>
    <w:p w14:paraId="4A0ACACE" w14:textId="77777777" w:rsidR="00B8416A" w:rsidRDefault="00B8416A" w:rsidP="00B8416A"/>
    <w:p w14:paraId="1B131728" w14:textId="77777777" w:rsidR="00B8416A" w:rsidRDefault="00B8416A" w:rsidP="00B8416A">
      <w:r>
        <w:t xml:space="preserve">volatile union </w:t>
      </w:r>
    </w:p>
    <w:p w14:paraId="466C1699" w14:textId="77777777" w:rsidR="00B8416A" w:rsidRDefault="00B8416A" w:rsidP="00B8416A">
      <w:r>
        <w:t>{</w:t>
      </w:r>
    </w:p>
    <w:p w14:paraId="3BABC6D8" w14:textId="77777777" w:rsidR="00B8416A" w:rsidRDefault="00B8416A" w:rsidP="00B8416A">
      <w:r>
        <w:tab/>
        <w:t>int twobyte;</w:t>
      </w:r>
    </w:p>
    <w:p w14:paraId="47F82F73" w14:textId="77777777" w:rsidR="00B8416A" w:rsidRDefault="00B8416A" w:rsidP="00B8416A">
      <w:r>
        <w:lastRenderedPageBreak/>
        <w:tab/>
        <w:t>struct</w:t>
      </w:r>
    </w:p>
    <w:p w14:paraId="17412699" w14:textId="77777777" w:rsidR="00B8416A" w:rsidRDefault="00B8416A" w:rsidP="00B8416A">
      <w:r>
        <w:tab/>
        <w:t>{</w:t>
      </w:r>
    </w:p>
    <w:p w14:paraId="39726A90" w14:textId="77777777" w:rsidR="00B8416A" w:rsidRDefault="00B8416A" w:rsidP="00B8416A">
      <w:r>
        <w:tab/>
      </w:r>
      <w:r>
        <w:tab/>
        <w:t>unsigned motor_running :1;</w:t>
      </w:r>
      <w:r>
        <w:tab/>
        <w:t xml:space="preserve">    //ｵ扈晙ｴﾌｬﾎｻ</w:t>
      </w:r>
    </w:p>
    <w:p w14:paraId="756EEBE1" w14:textId="392B02FE" w:rsidR="00B8416A" w:rsidRDefault="00B8416A" w:rsidP="00B8416A">
      <w:r>
        <w:tab/>
      </w:r>
      <w:r>
        <w:tab/>
        <w:t>unsigned tx_300 :1;</w:t>
      </w:r>
      <w:r>
        <w:tab/>
      </w:r>
      <w:r>
        <w:tab/>
      </w:r>
      <w:r>
        <w:tab/>
        <w:t>//ｽﾓﾊﾕﾐﾅｺﾅｴｦﾀ敎・</w:t>
      </w:r>
      <w:del w:id="13" w:author="勤 荘田" w:date="2023-06-13T10:57:00Z">
        <w:r w:rsidR="00D82224">
          <w:delText>ｾﾎｻ</w:delText>
        </w:r>
      </w:del>
      <w:ins w:id="14" w:author="勤 荘田" w:date="2023-06-13T10:57:00Z">
        <w:r>
          <w:t>ｾﾎ?</w:t>
        </w:r>
      </w:ins>
    </w:p>
    <w:p w14:paraId="3B5C0136" w14:textId="421E96A0" w:rsidR="00B8416A" w:rsidRDefault="00B8416A" w:rsidP="00B8416A">
      <w:r>
        <w:tab/>
      </w:r>
      <w:r>
        <w:tab/>
        <w:t>unsigned rx_300 :1;</w:t>
      </w:r>
      <w:r>
        <w:tab/>
      </w:r>
      <w:r>
        <w:tab/>
      </w:r>
      <w:r>
        <w:tab/>
        <w:t>//ADﾗｪｻｻｴｦﾀ敎・</w:t>
      </w:r>
      <w:del w:id="15" w:author="勤 荘田" w:date="2023-06-13T10:57:00Z">
        <w:r w:rsidR="00D82224">
          <w:delText>ｾﾎｻ</w:delText>
        </w:r>
      </w:del>
      <w:ins w:id="16" w:author="勤 荘田" w:date="2023-06-13T10:57:00Z">
        <w:r>
          <w:t>ｾﾎ?</w:t>
        </w:r>
      </w:ins>
    </w:p>
    <w:p w14:paraId="53A752CD" w14:textId="2A85557D" w:rsidR="00B8416A" w:rsidRDefault="00B8416A" w:rsidP="00B8416A">
      <w:r>
        <w:tab/>
      </w:r>
      <w:r>
        <w:tab/>
        <w:t>unsigned port_check :1;</w:t>
      </w:r>
      <w:r>
        <w:tab/>
      </w:r>
      <w:r>
        <w:tab/>
        <w:t>//ｶﾋｿﾚｲ鰉ｯｴｦﾀ敎・</w:t>
      </w:r>
      <w:del w:id="17" w:author="勤 荘田" w:date="2023-06-13T10:57:00Z">
        <w:r w:rsidR="00D82224">
          <w:delText>ｾﾎｻ</w:delText>
        </w:r>
      </w:del>
      <w:ins w:id="18" w:author="勤 荘田" w:date="2023-06-13T10:57:00Z">
        <w:r>
          <w:t>ｾﾎ?</w:t>
        </w:r>
      </w:ins>
    </w:p>
    <w:p w14:paraId="552068AD" w14:textId="77777777" w:rsidR="00B8416A" w:rsidRDefault="00B8416A" w:rsidP="00B8416A">
      <w:r>
        <w:tab/>
      </w:r>
      <w:r>
        <w:tab/>
        <w:t>unsigned ad_conv :1;</w:t>
      </w:r>
      <w:r>
        <w:tab/>
      </w:r>
      <w:r>
        <w:tab/>
      </w:r>
      <w:r>
        <w:tab/>
        <w:t>//</w:t>
      </w:r>
    </w:p>
    <w:p w14:paraId="575C8565" w14:textId="582D5C53" w:rsidR="00B8416A" w:rsidRDefault="00B8416A" w:rsidP="00B8416A">
      <w:r>
        <w:tab/>
      </w:r>
      <w:r>
        <w:tab/>
        <w:t>unsigned rx_start :1;</w:t>
      </w:r>
      <w:r>
        <w:tab/>
      </w:r>
      <w:r>
        <w:tab/>
      </w:r>
      <w:r>
        <w:tab/>
        <w:t>//ｽﾓﾊﾕﾐﾅｺﾅｱ・</w:t>
      </w:r>
      <w:del w:id="19" w:author="勤 荘田" w:date="2023-06-13T10:57:00Z">
        <w:r w:rsidR="00D82224">
          <w:delText>ｾﾎｻ</w:delText>
        </w:r>
      </w:del>
      <w:ins w:id="20" w:author="勤 荘田" w:date="2023-06-13T10:57:00Z">
        <w:r>
          <w:t>ｾﾎ?</w:t>
        </w:r>
      </w:ins>
    </w:p>
    <w:p w14:paraId="137657A6" w14:textId="5F3BB3AB" w:rsidR="00B8416A" w:rsidRDefault="00B8416A" w:rsidP="00B8416A">
      <w:r>
        <w:tab/>
      </w:r>
      <w:r>
        <w:tab/>
        <w:t>unsigned display :1;</w:t>
      </w:r>
      <w:r>
        <w:tab/>
      </w:r>
      <w:r>
        <w:tab/>
      </w:r>
      <w:r>
        <w:tab/>
        <w:t>//LEDﾏﾔﾊｾｱ・</w:t>
      </w:r>
      <w:del w:id="21" w:author="勤 荘田" w:date="2023-06-13T10:57:00Z">
        <w:r w:rsidR="00D82224">
          <w:delText>ｾﾎｻ</w:delText>
        </w:r>
      </w:del>
      <w:ins w:id="22" w:author="勤 荘田" w:date="2023-06-13T10:57:00Z">
        <w:r>
          <w:t>ｾﾎ?</w:t>
        </w:r>
      </w:ins>
    </w:p>
    <w:p w14:paraId="3E0D3A9F" w14:textId="106886F5" w:rsidR="00B8416A" w:rsidRDefault="00B8416A" w:rsidP="00B8416A">
      <w:r>
        <w:tab/>
      </w:r>
      <w:r>
        <w:tab/>
        <w:t>unsigned lowvolt :1;</w:t>
      </w:r>
      <w:r>
        <w:tab/>
      </w:r>
      <w:r>
        <w:tab/>
      </w:r>
      <w:r>
        <w:tab/>
        <w:t>//ｵﾍｵ醵ｹﾑｭｻｷｱ・</w:t>
      </w:r>
      <w:del w:id="23" w:author="勤 荘田" w:date="2023-06-13T10:57:00Z">
        <w:r w:rsidR="00D82224">
          <w:delText>ｾﾎｻ</w:delText>
        </w:r>
      </w:del>
      <w:ins w:id="24" w:author="勤 荘田" w:date="2023-06-13T10:57:00Z">
        <w:r>
          <w:t>ｾﾎ?</w:t>
        </w:r>
      </w:ins>
    </w:p>
    <w:p w14:paraId="1C8EABE6" w14:textId="77777777" w:rsidR="00B8416A" w:rsidRDefault="00B8416A" w:rsidP="00B8416A">
      <w:r>
        <w:tab/>
      </w:r>
      <w:r>
        <w:tab/>
        <w:t>unsigned speed_drop :1;</w:t>
      </w:r>
      <w:r>
        <w:tab/>
      </w:r>
      <w:r>
        <w:tab/>
        <w:t>//used in future for brake</w:t>
      </w:r>
    </w:p>
    <w:p w14:paraId="28654AA2" w14:textId="150E24B2" w:rsidR="00B8416A" w:rsidRDefault="00B8416A" w:rsidP="00B8416A">
      <w:r>
        <w:tab/>
      </w:r>
      <w:r>
        <w:tab/>
        <w:t>unsigned speed_count :1;</w:t>
      </w:r>
      <w:r>
        <w:tab/>
      </w:r>
      <w:r>
        <w:tab/>
        <w:t>//ﾋﾙｶﾈｼﾆﾋ羈・</w:t>
      </w:r>
      <w:del w:id="25" w:author="勤 荘田" w:date="2023-06-13T10:57:00Z">
        <w:r w:rsidR="00D82224">
          <w:delText>ｾﾎｻ</w:delText>
        </w:r>
      </w:del>
      <w:ins w:id="26" w:author="勤 荘田" w:date="2023-06-13T10:57:00Z">
        <w:r>
          <w:t>ｾﾎ?</w:t>
        </w:r>
      </w:ins>
    </w:p>
    <w:p w14:paraId="50ECE58B" w14:textId="5AA28346" w:rsidR="00B8416A" w:rsidRDefault="00B8416A" w:rsidP="00B8416A">
      <w:r>
        <w:tab/>
      </w:r>
      <w:r>
        <w:tab/>
        <w:t>unsigned pulse_count :1;</w:t>
      </w:r>
      <w:r>
        <w:tab/>
      </w:r>
      <w:r>
        <w:tab/>
        <w:t>//ﾋｿｳ､ｼﾆﾋ羈・</w:t>
      </w:r>
      <w:del w:id="27" w:author="勤 荘田" w:date="2023-06-13T10:57:00Z">
        <w:r w:rsidR="00D82224">
          <w:delText>ｾﾎｻ</w:delText>
        </w:r>
      </w:del>
      <w:ins w:id="28" w:author="勤 荘田" w:date="2023-06-13T10:57:00Z">
        <w:r>
          <w:t>ｾﾎ?</w:t>
        </w:r>
      </w:ins>
    </w:p>
    <w:p w14:paraId="2B2EE448" w14:textId="279300A1" w:rsidR="00B8416A" w:rsidRDefault="00B8416A" w:rsidP="00B8416A">
      <w:r>
        <w:tab/>
      </w:r>
      <w:r>
        <w:tab/>
        <w:t>unsigned cutter_down :1;</w:t>
      </w:r>
      <w:r>
        <w:tab/>
      </w:r>
      <w:r>
        <w:tab/>
        <w:t>//ｼｶｶｯﾗ・</w:t>
      </w:r>
      <w:del w:id="29" w:author="勤 荘田" w:date="2023-06-13T10:57:00Z">
        <w:r w:rsidR="00D82224">
          <w:delText>ｾﾎｻ</w:delText>
        </w:r>
        <w:r w:rsidR="00D82224">
          <w:tab/>
        </w:r>
      </w:del>
      <w:ins w:id="30" w:author="勤 荘田" w:date="2023-06-13T10:57:00Z">
        <w:r>
          <w:t>ｾﾎ?</w:t>
        </w:r>
      </w:ins>
    </w:p>
    <w:p w14:paraId="40F86F61" w14:textId="4D8BDF0E" w:rsidR="00B8416A" w:rsidRDefault="00B8416A" w:rsidP="00B8416A">
      <w:r>
        <w:tab/>
      </w:r>
      <w:r>
        <w:tab/>
        <w:t>unsigned adj_start :1;</w:t>
      </w:r>
      <w:r>
        <w:tab/>
      </w:r>
      <w:r>
        <w:tab/>
      </w:r>
      <w:r>
        <w:tab/>
        <w:t>//ﾕﾅﾁｦﾐ｣ﾗｼｱ・</w:t>
      </w:r>
      <w:del w:id="31" w:author="勤 荘田" w:date="2023-06-13T10:57:00Z">
        <w:r w:rsidR="00D82224">
          <w:delText>ｾﾎｻ</w:delText>
        </w:r>
      </w:del>
      <w:ins w:id="32" w:author="勤 荘田" w:date="2023-06-13T10:57:00Z">
        <w:r>
          <w:t>ｾﾎ?</w:t>
        </w:r>
      </w:ins>
    </w:p>
    <w:p w14:paraId="15D5B22F" w14:textId="77777777" w:rsidR="00B8416A" w:rsidRDefault="00B8416A" w:rsidP="00B8416A">
      <w:r>
        <w:tab/>
      </w:r>
      <w:r>
        <w:tab/>
        <w:t>unsigned zero_error :1;</w:t>
      </w:r>
    </w:p>
    <w:p w14:paraId="422175AA" w14:textId="09F8E944" w:rsidR="00B8416A" w:rsidRDefault="00B8416A" w:rsidP="00B8416A">
      <w:r>
        <w:tab/>
      </w:r>
      <w:r>
        <w:tab/>
        <w:t>unsigned special_start :1;</w:t>
      </w:r>
      <w:r>
        <w:tab/>
      </w:r>
      <w:r>
        <w:tab/>
        <w:t>//ｵ耋・</w:t>
      </w:r>
      <w:del w:id="33" w:author="勤 荘田" w:date="2023-06-13T10:57:00Z">
        <w:r w:rsidR="00D82224">
          <w:delText>ﾏ</w:delText>
        </w:r>
      </w:del>
      <w:ins w:id="34" w:author="勤 荘田" w:date="2023-06-13T10:57:00Z">
        <w:r>
          <w:t>?</w:t>
        </w:r>
      </w:ins>
    </w:p>
    <w:p w14:paraId="18ABC444" w14:textId="77777777" w:rsidR="00B8416A" w:rsidRDefault="00B8416A" w:rsidP="00B8416A">
      <w:r>
        <w:tab/>
      </w:r>
      <w:r>
        <w:tab/>
        <w:t>unsigned speedlow :1;</w:t>
      </w:r>
    </w:p>
    <w:p w14:paraId="10951F73" w14:textId="77777777" w:rsidR="00B8416A" w:rsidRDefault="00B8416A" w:rsidP="00B8416A">
      <w:r>
        <w:tab/>
        <w:t>}BIT;</w:t>
      </w:r>
      <w:r>
        <w:tab/>
      </w:r>
    </w:p>
    <w:p w14:paraId="43E441D7" w14:textId="77777777" w:rsidR="00B8416A" w:rsidRDefault="00B8416A" w:rsidP="00B8416A">
      <w:r>
        <w:t>}flag1;</w:t>
      </w:r>
    </w:p>
    <w:p w14:paraId="26BE9E63" w14:textId="77777777" w:rsidR="00B8416A" w:rsidRDefault="00B8416A" w:rsidP="00B8416A"/>
    <w:p w14:paraId="79CF082A" w14:textId="77777777" w:rsidR="00B8416A" w:rsidRDefault="00B8416A" w:rsidP="00B8416A">
      <w:r>
        <w:t>volatile union</w:t>
      </w:r>
    </w:p>
    <w:p w14:paraId="1679290C" w14:textId="77777777" w:rsidR="00B8416A" w:rsidRDefault="00B8416A" w:rsidP="00B8416A">
      <w:r>
        <w:t>{</w:t>
      </w:r>
    </w:p>
    <w:p w14:paraId="41287984" w14:textId="77777777" w:rsidR="00B8416A" w:rsidRDefault="00B8416A" w:rsidP="00B8416A">
      <w:r>
        <w:tab/>
        <w:t>char byte;</w:t>
      </w:r>
    </w:p>
    <w:p w14:paraId="48CA93B8" w14:textId="77777777" w:rsidR="00B8416A" w:rsidRDefault="00B8416A" w:rsidP="00B8416A">
      <w:r>
        <w:tab/>
        <w:t>struct</w:t>
      </w:r>
    </w:p>
    <w:p w14:paraId="1E91E0B9" w14:textId="77777777" w:rsidR="00B8416A" w:rsidRDefault="00B8416A" w:rsidP="00B8416A">
      <w:r>
        <w:tab/>
        <w:t>{</w:t>
      </w:r>
    </w:p>
    <w:p w14:paraId="5D66DBBE" w14:textId="77777777" w:rsidR="00B8416A" w:rsidRDefault="00B8416A" w:rsidP="00B8416A">
      <w:r>
        <w:tab/>
      </w:r>
      <w:r>
        <w:tab/>
        <w:t>unsigned l_0 :1;</w:t>
      </w:r>
    </w:p>
    <w:p w14:paraId="4E08ED40" w14:textId="77777777" w:rsidR="00B8416A" w:rsidRDefault="00B8416A" w:rsidP="00B8416A">
      <w:r>
        <w:tab/>
      </w:r>
      <w:r>
        <w:tab/>
        <w:t>unsigned l_1 :1;</w:t>
      </w:r>
    </w:p>
    <w:p w14:paraId="4782994D" w14:textId="77777777" w:rsidR="00B8416A" w:rsidRDefault="00B8416A" w:rsidP="00B8416A">
      <w:r>
        <w:tab/>
      </w:r>
      <w:r>
        <w:tab/>
        <w:t>unsigned l_2 :1;</w:t>
      </w:r>
    </w:p>
    <w:p w14:paraId="783FEBC5" w14:textId="2D198CA1" w:rsidR="00B8416A" w:rsidRDefault="00B8416A" w:rsidP="00B8416A">
      <w:r>
        <w:tab/>
      </w:r>
      <w:r>
        <w:tab/>
        <w:t>unsigned command :1;</w:t>
      </w:r>
      <w:r>
        <w:tab/>
      </w:r>
      <w:r>
        <w:tab/>
      </w:r>
      <w:r>
        <w:tab/>
        <w:t>//ｴｫﾋﾍﾗﾖｽﾚﾖﾐｵﾄﾗｴﾌｬﾎｻ｣ｨｱ朎ｱﾇｰﾗﾖｽﾚﾊﾇｷﾇﾃ・錥ｹﾊﾇﾊ</w:t>
      </w:r>
      <w:del w:id="35" w:author="勤 荘田" w:date="2023-06-13T10:57:00Z">
        <w:r w:rsidR="00D82224">
          <w:delText>ｾﾝ｣ｩ</w:delText>
        </w:r>
      </w:del>
      <w:ins w:id="36" w:author="勤 荘田" w:date="2023-06-13T10:57:00Z">
        <w:r>
          <w:t>ｾﾝ｣?</w:t>
        </w:r>
      </w:ins>
    </w:p>
    <w:p w14:paraId="4744EBBD" w14:textId="77777777" w:rsidR="00B8416A" w:rsidRDefault="00B8416A" w:rsidP="00B8416A">
      <w:r>
        <w:tab/>
      </w:r>
      <w:r>
        <w:tab/>
        <w:t>unsigned zero_end :1;</w:t>
      </w:r>
    </w:p>
    <w:p w14:paraId="3A147F36" w14:textId="77777777" w:rsidR="00B8416A" w:rsidRDefault="00B8416A" w:rsidP="00B8416A">
      <w:r>
        <w:tab/>
      </w:r>
      <w:r>
        <w:tab/>
        <w:t>unsigned no_tension :1;</w:t>
      </w:r>
    </w:p>
    <w:p w14:paraId="3F611462" w14:textId="77777777" w:rsidR="00B8416A" w:rsidRDefault="00B8416A" w:rsidP="00B8416A">
      <w:r>
        <w:tab/>
      </w:r>
      <w:r>
        <w:tab/>
        <w:t>unsigned  :1;</w:t>
      </w:r>
    </w:p>
    <w:p w14:paraId="0A57BE4F" w14:textId="77777777" w:rsidR="00B8416A" w:rsidRDefault="00B8416A" w:rsidP="00B8416A">
      <w:r>
        <w:tab/>
      </w:r>
      <w:r>
        <w:tab/>
        <w:t>unsigned  :1;</w:t>
      </w:r>
    </w:p>
    <w:p w14:paraId="632C93D8" w14:textId="77777777" w:rsidR="00B8416A" w:rsidRDefault="00B8416A" w:rsidP="00B8416A">
      <w:r>
        <w:tab/>
        <w:t>}BIT;</w:t>
      </w:r>
    </w:p>
    <w:p w14:paraId="4030B9AF" w14:textId="77777777" w:rsidR="00B8416A" w:rsidRDefault="00B8416A" w:rsidP="00B8416A">
      <w:r>
        <w:t>}flag2;</w:t>
      </w:r>
    </w:p>
    <w:p w14:paraId="28503DDA" w14:textId="77777777" w:rsidR="00B8416A" w:rsidRDefault="00B8416A" w:rsidP="00B8416A"/>
    <w:p w14:paraId="29618E6B" w14:textId="77777777" w:rsidR="00B8416A" w:rsidRDefault="00B8416A" w:rsidP="00B8416A">
      <w:r>
        <w:lastRenderedPageBreak/>
        <w:t>volatile union</w:t>
      </w:r>
    </w:p>
    <w:p w14:paraId="1EA15785" w14:textId="77777777" w:rsidR="00B8416A" w:rsidRDefault="00B8416A" w:rsidP="00B8416A">
      <w:r>
        <w:t>{</w:t>
      </w:r>
    </w:p>
    <w:p w14:paraId="2EA74915" w14:textId="77777777" w:rsidR="00B8416A" w:rsidRDefault="00B8416A" w:rsidP="00B8416A">
      <w:r>
        <w:tab/>
        <w:t>char byte;</w:t>
      </w:r>
    </w:p>
    <w:p w14:paraId="62AB7435" w14:textId="77777777" w:rsidR="00B8416A" w:rsidRDefault="00B8416A" w:rsidP="00B8416A">
      <w:r>
        <w:tab/>
        <w:t>struct</w:t>
      </w:r>
    </w:p>
    <w:p w14:paraId="6695FD54" w14:textId="77777777" w:rsidR="00B8416A" w:rsidRDefault="00B8416A" w:rsidP="00B8416A">
      <w:r>
        <w:tab/>
        <w:t>{</w:t>
      </w:r>
    </w:p>
    <w:p w14:paraId="232464D2" w14:textId="77777777" w:rsidR="00B8416A" w:rsidRDefault="00B8416A" w:rsidP="00B8416A">
      <w:r>
        <w:tab/>
      </w:r>
      <w:r>
        <w:tab/>
        <w:t>unsigned wind_end :1;</w:t>
      </w:r>
    </w:p>
    <w:p w14:paraId="463C95F2" w14:textId="77777777" w:rsidR="00B8416A" w:rsidRDefault="00B8416A" w:rsidP="00B8416A">
      <w:r>
        <w:tab/>
      </w:r>
      <w:r>
        <w:tab/>
        <w:t>unsigned wind_start :1;</w:t>
      </w:r>
      <w:r>
        <w:tab/>
      </w:r>
      <w:r>
        <w:tab/>
      </w:r>
    </w:p>
    <w:p w14:paraId="1D512D99" w14:textId="77777777" w:rsidR="00B8416A" w:rsidRDefault="00B8416A" w:rsidP="00B8416A">
      <w:r>
        <w:tab/>
      </w:r>
      <w:r>
        <w:tab/>
        <w:t>unsigned special_wind :1;</w:t>
      </w:r>
    </w:p>
    <w:p w14:paraId="4E4F0166" w14:textId="77777777" w:rsidR="00B8416A" w:rsidRDefault="00B8416A" w:rsidP="00B8416A">
      <w:r>
        <w:tab/>
      </w:r>
      <w:r>
        <w:tab/>
        <w:t>unsigned special_signal :1;</w:t>
      </w:r>
    </w:p>
    <w:p w14:paraId="47F59672" w14:textId="77777777" w:rsidR="00B8416A" w:rsidRDefault="00B8416A" w:rsidP="00B8416A">
      <w:r>
        <w:tab/>
      </w:r>
      <w:r>
        <w:tab/>
        <w:t>unsigned  :1;</w:t>
      </w:r>
    </w:p>
    <w:p w14:paraId="33997EF0" w14:textId="77777777" w:rsidR="00B8416A" w:rsidRDefault="00B8416A" w:rsidP="00B8416A">
      <w:r>
        <w:tab/>
      </w:r>
      <w:r>
        <w:tab/>
        <w:t>unsigned  :1;</w:t>
      </w:r>
    </w:p>
    <w:p w14:paraId="22A789C4" w14:textId="77777777" w:rsidR="00B8416A" w:rsidRDefault="00B8416A" w:rsidP="00B8416A">
      <w:r>
        <w:tab/>
      </w:r>
      <w:r>
        <w:tab/>
        <w:t>unsigned  :1;</w:t>
      </w:r>
    </w:p>
    <w:p w14:paraId="105CF01C" w14:textId="77777777" w:rsidR="00B8416A" w:rsidRDefault="00B8416A" w:rsidP="00B8416A">
      <w:r>
        <w:tab/>
      </w:r>
      <w:r>
        <w:tab/>
        <w:t>unsigned  :1;</w:t>
      </w:r>
    </w:p>
    <w:p w14:paraId="587415B9" w14:textId="77777777" w:rsidR="00B8416A" w:rsidRDefault="00B8416A" w:rsidP="00B8416A">
      <w:r>
        <w:tab/>
        <w:t>}BIT;</w:t>
      </w:r>
    </w:p>
    <w:p w14:paraId="787232D8" w14:textId="77777777" w:rsidR="00B8416A" w:rsidRDefault="00B8416A" w:rsidP="00B8416A">
      <w:r>
        <w:t>}flag3;</w:t>
      </w:r>
    </w:p>
    <w:p w14:paraId="5015841A" w14:textId="77777777" w:rsidR="00B8416A" w:rsidRDefault="00B8416A" w:rsidP="00B8416A"/>
    <w:p w14:paraId="6479A831" w14:textId="77777777" w:rsidR="00B8416A" w:rsidRDefault="00B8416A" w:rsidP="00B8416A"/>
    <w:p w14:paraId="2A365C55" w14:textId="77777777" w:rsidR="00B8416A" w:rsidRDefault="00B8416A" w:rsidP="00B8416A">
      <w:r>
        <w:t>/****************************************************************************************/</w:t>
      </w:r>
    </w:p>
    <w:p w14:paraId="0280FE60" w14:textId="77777777" w:rsidR="00B8416A" w:rsidRDefault="00B8416A" w:rsidP="00B8416A">
      <w:r>
        <w:t>/*                                     ｸﾓｺｯﾊ                                         */</w:t>
      </w:r>
    </w:p>
    <w:p w14:paraId="29AB6605" w14:textId="77777777" w:rsidR="00B8416A" w:rsidRDefault="00B8416A" w:rsidP="00B8416A">
      <w:r>
        <w:t>/****************************************************************************************/</w:t>
      </w:r>
    </w:p>
    <w:p w14:paraId="2F7589B0" w14:textId="77777777" w:rsidR="00B8416A" w:rsidRDefault="00B8416A" w:rsidP="00B8416A">
      <w:r>
        <w:t>void tension_compensate(void);</w:t>
      </w:r>
    </w:p>
    <w:p w14:paraId="4B2FF470" w14:textId="77777777" w:rsidR="00B8416A" w:rsidRDefault="00B8416A" w:rsidP="00B8416A">
      <w:r>
        <w:t>void check_port(void);</w:t>
      </w:r>
    </w:p>
    <w:p w14:paraId="09C13BD1" w14:textId="77777777" w:rsidR="00B8416A" w:rsidRDefault="00B8416A" w:rsidP="00B8416A">
      <w:r>
        <w:t>void GetSpeed(void);</w:t>
      </w:r>
    </w:p>
    <w:p w14:paraId="55206D35" w14:textId="77777777" w:rsidR="00B8416A" w:rsidRDefault="00B8416A" w:rsidP="00B8416A">
      <w:r>
        <w:t>void pulse_count(void);</w:t>
      </w:r>
    </w:p>
    <w:p w14:paraId="580A7181" w14:textId="77777777" w:rsidR="00B8416A" w:rsidRDefault="00B8416A" w:rsidP="00B8416A">
      <w:r>
        <w:t>void led_mode(unsigned char led_chose);</w:t>
      </w:r>
    </w:p>
    <w:p w14:paraId="23B1473E" w14:textId="77777777" w:rsidR="00B8416A" w:rsidRDefault="00B8416A" w:rsidP="00B8416A">
      <w:r>
        <w:t>void led_display(void);</w:t>
      </w:r>
    </w:p>
    <w:p w14:paraId="6306E625" w14:textId="77777777" w:rsidR="00B8416A" w:rsidRDefault="00B8416A" w:rsidP="00B8416A">
      <w:r>
        <w:t>void do_command(unsigned char a);</w:t>
      </w:r>
    </w:p>
    <w:p w14:paraId="1AB8045E" w14:textId="77777777" w:rsidR="00B8416A" w:rsidRDefault="00B8416A" w:rsidP="00B8416A">
      <w:r>
        <w:t>void do_reset(void);</w:t>
      </w:r>
    </w:p>
    <w:p w14:paraId="208C4558" w14:textId="77777777" w:rsidR="00B8416A" w:rsidRDefault="00B8416A" w:rsidP="00B8416A">
      <w:r>
        <w:t>void do_sensadj(void);</w:t>
      </w:r>
    </w:p>
    <w:p w14:paraId="404D077A" w14:textId="77777777" w:rsidR="00B8416A" w:rsidRDefault="00B8416A" w:rsidP="00B8416A">
      <w:r>
        <w:t>void rxsend(void);</w:t>
      </w:r>
    </w:p>
    <w:p w14:paraId="6624AA3C" w14:textId="77777777" w:rsidR="00B8416A" w:rsidRDefault="00B8416A" w:rsidP="00B8416A">
      <w:r>
        <w:t>void rxadj(void);</w:t>
      </w:r>
    </w:p>
    <w:p w14:paraId="27A3B49D" w14:textId="77777777" w:rsidR="00B8416A" w:rsidRDefault="00B8416A" w:rsidP="00B8416A">
      <w:r>
        <w:t>void rxreset(void);</w:t>
      </w:r>
    </w:p>
    <w:p w14:paraId="4E54A554" w14:textId="77777777" w:rsidR="00B8416A" w:rsidRDefault="00B8416A" w:rsidP="00B8416A">
      <w:r>
        <w:t>void rxerror(void);</w:t>
      </w:r>
    </w:p>
    <w:p w14:paraId="20576D7F" w14:textId="77777777" w:rsidR="00B8416A" w:rsidRDefault="00B8416A" w:rsidP="00B8416A">
      <w:r>
        <w:t>void auto_zero(void);</w:t>
      </w:r>
    </w:p>
    <w:p w14:paraId="55105CC7" w14:textId="77777777" w:rsidR="00B8416A" w:rsidRDefault="00B8416A" w:rsidP="00B8416A">
      <w:r>
        <w:t>void table_rx(unsigned char b);</w:t>
      </w:r>
    </w:p>
    <w:p w14:paraId="6FC42E9C" w14:textId="77777777" w:rsidR="00B8416A" w:rsidRDefault="00B8416A" w:rsidP="00B8416A">
      <w:r>
        <w:t>void data_rx(void);</w:t>
      </w:r>
    </w:p>
    <w:p w14:paraId="543CFB3A" w14:textId="77777777" w:rsidR="00B8416A" w:rsidRDefault="00B8416A" w:rsidP="00B8416A">
      <w:r>
        <w:t>void tx_cntrset(void);</w:t>
      </w:r>
    </w:p>
    <w:p w14:paraId="427EB0EB" w14:textId="77777777" w:rsidR="00B8416A" w:rsidRDefault="00B8416A" w:rsidP="00B8416A">
      <w:r>
        <w:t>void tx_300_1(void);</w:t>
      </w:r>
    </w:p>
    <w:p w14:paraId="115600D7" w14:textId="77777777" w:rsidR="00B8416A" w:rsidRDefault="00B8416A" w:rsidP="00B8416A">
      <w:r>
        <w:lastRenderedPageBreak/>
        <w:t>void tx_300_2(void);</w:t>
      </w:r>
    </w:p>
    <w:p w14:paraId="2B6AE6F0" w14:textId="77777777" w:rsidR="00B8416A" w:rsidRDefault="00B8416A" w:rsidP="00B8416A">
      <w:r>
        <w:t>void tx_300_3(void);</w:t>
      </w:r>
    </w:p>
    <w:p w14:paraId="3F2A4CD2" w14:textId="77777777" w:rsidR="00B8416A" w:rsidRDefault="00B8416A" w:rsidP="00B8416A">
      <w:r>
        <w:t>void data_tx(void);</w:t>
      </w:r>
    </w:p>
    <w:p w14:paraId="54D1E0A4" w14:textId="77777777" w:rsidR="00B8416A" w:rsidRDefault="00B8416A" w:rsidP="00B8416A">
      <w:r>
        <w:t>void motor_control(void);</w:t>
      </w:r>
    </w:p>
    <w:p w14:paraId="12A3D0F1" w14:textId="77777777" w:rsidR="00B8416A" w:rsidRDefault="00B8416A" w:rsidP="00B8416A">
      <w:r>
        <w:t>void data_backup1(void);</w:t>
      </w:r>
    </w:p>
    <w:p w14:paraId="31936D77" w14:textId="77777777" w:rsidR="00B8416A" w:rsidRDefault="00B8416A" w:rsidP="00B8416A">
      <w:r>
        <w:t>void data_backup2(void);</w:t>
      </w:r>
    </w:p>
    <w:p w14:paraId="7FDB45BE" w14:textId="77777777" w:rsidR="00B8416A" w:rsidRDefault="00B8416A" w:rsidP="00B8416A">
      <w:r>
        <w:t>void Delay(unsigned int DelayTime);</w:t>
      </w:r>
    </w:p>
    <w:p w14:paraId="1A0F9039" w14:textId="77777777" w:rsidR="00B8416A" w:rsidRDefault="00B8416A" w:rsidP="00B8416A"/>
    <w:p w14:paraId="621C9A78" w14:textId="77777777" w:rsidR="00B8416A" w:rsidRDefault="00B8416A" w:rsidP="00B8416A">
      <w:r>
        <w:t>void data_load1(void);</w:t>
      </w:r>
    </w:p>
    <w:p w14:paraId="7E5EDD88" w14:textId="77777777" w:rsidR="00B8416A" w:rsidRDefault="00B8416A" w:rsidP="00B8416A">
      <w:r>
        <w:t>//void data_load2(void);</w:t>
      </w:r>
    </w:p>
    <w:p w14:paraId="1865B8D9" w14:textId="77777777" w:rsidR="00B8416A" w:rsidRDefault="00B8416A" w:rsidP="00B8416A">
      <w:r>
        <w:t>void StartI2C(void);</w:t>
      </w:r>
    </w:p>
    <w:p w14:paraId="11711BDA" w14:textId="77777777" w:rsidR="00B8416A" w:rsidRDefault="00B8416A" w:rsidP="00B8416A">
      <w:r>
        <w:t>void RestartI2C(void);</w:t>
      </w:r>
    </w:p>
    <w:p w14:paraId="3B462475" w14:textId="77777777" w:rsidR="00B8416A" w:rsidRDefault="00B8416A" w:rsidP="00B8416A">
      <w:r>
        <w:t>void StopI2C(void);</w:t>
      </w:r>
    </w:p>
    <w:p w14:paraId="0CF16111" w14:textId="77777777" w:rsidR="00B8416A" w:rsidRDefault="00B8416A" w:rsidP="00B8416A">
      <w:r>
        <w:t>void WriteI2C(unsigned char byte);</w:t>
      </w:r>
    </w:p>
    <w:p w14:paraId="2325845F" w14:textId="77777777" w:rsidR="00B8416A" w:rsidRDefault="00B8416A" w:rsidP="00B8416A">
      <w:r>
        <w:t>void IdleI2C(void);</w:t>
      </w:r>
    </w:p>
    <w:p w14:paraId="7153F704" w14:textId="77777777" w:rsidR="00B8416A" w:rsidRDefault="00B8416A" w:rsidP="00B8416A">
      <w:r>
        <w:t>//unsigned int LDByteWriteI2C(unsigned char LowAdd, unsigned char data);</w:t>
      </w:r>
    </w:p>
    <w:p w14:paraId="3D3851BC" w14:textId="77777777" w:rsidR="00B8416A" w:rsidRDefault="00B8416A" w:rsidP="00B8416A">
      <w:r>
        <w:t>//unsigned int OneByteReadI2C(unsigned char Address);</w:t>
      </w:r>
    </w:p>
    <w:p w14:paraId="34A467BF" w14:textId="77777777" w:rsidR="00B8416A" w:rsidRDefault="00B8416A" w:rsidP="00B8416A">
      <w:r>
        <w:t>unsigned int ACKStatus(void);</w:t>
      </w:r>
    </w:p>
    <w:p w14:paraId="222CEB0C" w14:textId="77777777" w:rsidR="00B8416A" w:rsidRDefault="00B8416A" w:rsidP="00B8416A">
      <w:r>
        <w:t>void NotAckI2C(void);</w:t>
      </w:r>
    </w:p>
    <w:p w14:paraId="3041EAFA" w14:textId="77777777" w:rsidR="00B8416A" w:rsidRDefault="00B8416A" w:rsidP="00B8416A">
      <w:r>
        <w:t>void AckI2C(void);</w:t>
      </w:r>
    </w:p>
    <w:p w14:paraId="6BE03476" w14:textId="77777777" w:rsidR="00B8416A" w:rsidRDefault="00B8416A" w:rsidP="00B8416A">
      <w:r>
        <w:t>unsigned int getI2C(void);</w:t>
      </w:r>
    </w:p>
    <w:p w14:paraId="13498330" w14:textId="77777777" w:rsidR="00B8416A" w:rsidRDefault="00B8416A" w:rsidP="00B8416A">
      <w:r>
        <w:t>//unsigned int EEAckPolling(unsigned char control);</w:t>
      </w:r>
    </w:p>
    <w:p w14:paraId="063A86B5" w14:textId="77777777" w:rsidR="00B8416A" w:rsidRDefault="00B8416A" w:rsidP="00B8416A"/>
    <w:p w14:paraId="0E4E7F0F" w14:textId="77777777" w:rsidR="00B8416A" w:rsidRDefault="00B8416A" w:rsidP="00B8416A"/>
    <w:p w14:paraId="746D29DA" w14:textId="4834B56F" w:rsidR="00B8416A" w:rsidRDefault="00B8416A" w:rsidP="00B8416A">
      <w:r>
        <w:t>void __attribute__((__interrupt__, auto_psv)) _T1Interrupt(void)//TMR1ﾃｿ50uSｽ・</w:t>
      </w:r>
      <w:del w:id="37" w:author="勤 荘田" w:date="2023-06-13T10:57:00Z">
        <w:r w:rsidR="00D82224">
          <w:delText>ﾋﾖﾐｶﾏ</w:delText>
        </w:r>
      </w:del>
      <w:ins w:id="38" w:author="勤 荘田" w:date="2023-06-13T10:57:00Z">
        <w:r>
          <w:t>ﾋﾖﾐｶ?</w:t>
        </w:r>
      </w:ins>
    </w:p>
    <w:p w14:paraId="1AEB945F" w14:textId="77777777" w:rsidR="00B8416A" w:rsidRDefault="00B8416A" w:rsidP="00B8416A">
      <w:r>
        <w:t>{</w:t>
      </w:r>
    </w:p>
    <w:p w14:paraId="5AA7C3DF" w14:textId="77777777" w:rsidR="00B8416A" w:rsidRDefault="00B8416A" w:rsidP="00B8416A">
      <w:r>
        <w:tab/>
        <w:t>IFS0bits.T1IF = 0; //Clear Timer1 interrupt flag</w:t>
      </w:r>
    </w:p>
    <w:p w14:paraId="7112272A" w14:textId="77777777" w:rsidR="00B8416A" w:rsidRDefault="00B8416A" w:rsidP="00B8416A">
      <w:r>
        <w:tab/>
        <w:t>if(tx_timer!=0)</w:t>
      </w:r>
    </w:p>
    <w:p w14:paraId="60755856" w14:textId="77777777" w:rsidR="00B8416A" w:rsidRDefault="00B8416A" w:rsidP="00B8416A">
      <w:r>
        <w:tab/>
        <w:t>{</w:t>
      </w:r>
    </w:p>
    <w:p w14:paraId="10CAD29B" w14:textId="77777777" w:rsidR="00B8416A" w:rsidRDefault="00B8416A" w:rsidP="00B8416A">
      <w:r>
        <w:tab/>
      </w:r>
      <w:r>
        <w:tab/>
        <w:t>tx_timer--;//125*13.2uS=1.65mSｴｦﾀ橫ｻｴﾎ</w:t>
      </w:r>
    </w:p>
    <w:p w14:paraId="4FFE4559" w14:textId="77777777" w:rsidR="00B8416A" w:rsidRDefault="00B8416A" w:rsidP="00B8416A">
      <w:r>
        <w:tab/>
        <w:t>}</w:t>
      </w:r>
    </w:p>
    <w:p w14:paraId="68B73448" w14:textId="77777777" w:rsidR="00B8416A" w:rsidRDefault="00B8416A" w:rsidP="00B8416A">
      <w:r>
        <w:tab/>
        <w:t>else</w:t>
      </w:r>
    </w:p>
    <w:p w14:paraId="575D9CE6" w14:textId="77777777" w:rsidR="00B8416A" w:rsidRDefault="00B8416A" w:rsidP="00B8416A">
      <w:r>
        <w:tab/>
        <w:t>{</w:t>
      </w:r>
    </w:p>
    <w:p w14:paraId="3D590F3A" w14:textId="77777777" w:rsidR="00B8416A" w:rsidRDefault="00B8416A" w:rsidP="00B8416A">
      <w:r>
        <w:tab/>
      </w:r>
      <w:r>
        <w:tab/>
        <w:t>tx_timer=32;</w:t>
      </w:r>
    </w:p>
    <w:p w14:paraId="1CA9FE96" w14:textId="77777777" w:rsidR="00B8416A" w:rsidRDefault="00B8416A" w:rsidP="00B8416A">
      <w:r>
        <w:tab/>
      </w:r>
      <w:r>
        <w:tab/>
        <w:t>flag1.BIT.tx_300=1;</w:t>
      </w:r>
      <w:r>
        <w:tab/>
      </w:r>
      <w:r>
        <w:tab/>
      </w:r>
    </w:p>
    <w:p w14:paraId="40988427" w14:textId="77777777" w:rsidR="00B8416A" w:rsidRDefault="00B8416A" w:rsidP="00B8416A">
      <w:r>
        <w:tab/>
        <w:t>}</w:t>
      </w:r>
    </w:p>
    <w:p w14:paraId="3612A6D5" w14:textId="77777777" w:rsidR="00B8416A" w:rsidRDefault="00B8416A" w:rsidP="00B8416A">
      <w:r>
        <w:tab/>
        <w:t>if(rx_timer!=0)</w:t>
      </w:r>
    </w:p>
    <w:p w14:paraId="04970AFB" w14:textId="77777777" w:rsidR="00B8416A" w:rsidRDefault="00B8416A" w:rsidP="00B8416A">
      <w:r>
        <w:tab/>
        <w:t>{</w:t>
      </w:r>
    </w:p>
    <w:p w14:paraId="318CEB3E" w14:textId="77777777" w:rsidR="00B8416A" w:rsidRDefault="00B8416A" w:rsidP="00B8416A">
      <w:r>
        <w:lastRenderedPageBreak/>
        <w:tab/>
      </w:r>
      <w:r>
        <w:tab/>
        <w:t xml:space="preserve"> rx_timer--;//250*13.2uS=3.3mSｴｦﾀ橫ｻｴﾎ</w:t>
      </w:r>
    </w:p>
    <w:p w14:paraId="06297BE0" w14:textId="77777777" w:rsidR="00B8416A" w:rsidRDefault="00B8416A" w:rsidP="00B8416A">
      <w:r>
        <w:tab/>
        <w:t>}</w:t>
      </w:r>
    </w:p>
    <w:p w14:paraId="0081E565" w14:textId="77777777" w:rsidR="00B8416A" w:rsidRDefault="00B8416A" w:rsidP="00B8416A">
      <w:r>
        <w:tab/>
        <w:t>else</w:t>
      </w:r>
    </w:p>
    <w:p w14:paraId="1249FCD5" w14:textId="77777777" w:rsidR="00B8416A" w:rsidRDefault="00B8416A" w:rsidP="00B8416A">
      <w:r>
        <w:tab/>
        <w:t>{</w:t>
      </w:r>
    </w:p>
    <w:p w14:paraId="3B752024" w14:textId="77777777" w:rsidR="00B8416A" w:rsidRDefault="00B8416A" w:rsidP="00B8416A">
      <w:r>
        <w:tab/>
      </w:r>
      <w:r>
        <w:tab/>
        <w:t>rx_timer=65;</w:t>
      </w:r>
    </w:p>
    <w:p w14:paraId="175EE33A" w14:textId="77777777" w:rsidR="00B8416A" w:rsidRDefault="00B8416A" w:rsidP="00B8416A">
      <w:r>
        <w:tab/>
      </w:r>
      <w:r>
        <w:tab/>
        <w:t>flag1.BIT.rx_300=1;</w:t>
      </w:r>
      <w:r>
        <w:tab/>
      </w:r>
      <w:r>
        <w:tab/>
      </w:r>
    </w:p>
    <w:p w14:paraId="2E3FF7A5" w14:textId="77777777" w:rsidR="00B8416A" w:rsidRDefault="00B8416A" w:rsidP="00B8416A">
      <w:r>
        <w:tab/>
        <w:t>}</w:t>
      </w:r>
    </w:p>
    <w:p w14:paraId="670C4B08" w14:textId="77777777" w:rsidR="00B8416A" w:rsidRDefault="00B8416A" w:rsidP="00B8416A">
      <w:r>
        <w:tab/>
        <w:t xml:space="preserve">if(check_timer != 0) </w:t>
      </w:r>
    </w:p>
    <w:p w14:paraId="5DA766CB" w14:textId="77777777" w:rsidR="00B8416A" w:rsidRDefault="00B8416A" w:rsidP="00B8416A">
      <w:r>
        <w:tab/>
        <w:t>{</w:t>
      </w:r>
    </w:p>
    <w:p w14:paraId="7A1F615E" w14:textId="77777777" w:rsidR="00B8416A" w:rsidRDefault="00B8416A" w:rsidP="00B8416A">
      <w:r>
        <w:tab/>
      </w:r>
      <w:r>
        <w:tab/>
        <w:t>check_timer --;;//19*13.2uS=250uSｴｦﾀ橫ｻｴﾎ</w:t>
      </w:r>
    </w:p>
    <w:p w14:paraId="20E75B5F" w14:textId="77777777" w:rsidR="00B8416A" w:rsidRDefault="00B8416A" w:rsidP="00B8416A">
      <w:r>
        <w:tab/>
        <w:t>}</w:t>
      </w:r>
    </w:p>
    <w:p w14:paraId="66A907AD" w14:textId="77777777" w:rsidR="00B8416A" w:rsidRDefault="00B8416A" w:rsidP="00B8416A">
      <w:r>
        <w:tab/>
        <w:t>else</w:t>
      </w:r>
    </w:p>
    <w:p w14:paraId="7D987294" w14:textId="77777777" w:rsidR="00B8416A" w:rsidRDefault="00B8416A" w:rsidP="00B8416A">
      <w:r>
        <w:tab/>
        <w:t>{</w:t>
      </w:r>
    </w:p>
    <w:p w14:paraId="5C7085D5" w14:textId="77777777" w:rsidR="00B8416A" w:rsidRDefault="00B8416A" w:rsidP="00B8416A">
      <w:r>
        <w:tab/>
      </w:r>
      <w:r>
        <w:tab/>
        <w:t>check_timer=4;</w:t>
      </w:r>
    </w:p>
    <w:p w14:paraId="63CB3623" w14:textId="77777777" w:rsidR="00B8416A" w:rsidRDefault="00B8416A" w:rsidP="00B8416A">
      <w:r>
        <w:tab/>
      </w:r>
      <w:r>
        <w:tab/>
        <w:t>flag1.BIT.port_check=1;</w:t>
      </w:r>
      <w:r>
        <w:tab/>
      </w:r>
      <w:r>
        <w:tab/>
      </w:r>
    </w:p>
    <w:p w14:paraId="05E8BCED" w14:textId="77777777" w:rsidR="00B8416A" w:rsidRDefault="00B8416A" w:rsidP="00B8416A">
      <w:r>
        <w:tab/>
        <w:t>}</w:t>
      </w:r>
    </w:p>
    <w:p w14:paraId="4CA48C44" w14:textId="77777777" w:rsidR="00B8416A" w:rsidRDefault="00B8416A" w:rsidP="00B8416A">
      <w:r>
        <w:tab/>
        <w:t xml:space="preserve">if(display_timer!=0) </w:t>
      </w:r>
    </w:p>
    <w:p w14:paraId="5FA5E112" w14:textId="77777777" w:rsidR="00B8416A" w:rsidRDefault="00B8416A" w:rsidP="00B8416A">
      <w:r>
        <w:tab/>
        <w:t>{</w:t>
      </w:r>
    </w:p>
    <w:p w14:paraId="79B85D9B" w14:textId="77777777" w:rsidR="00B8416A" w:rsidRDefault="00B8416A" w:rsidP="00B8416A">
      <w:r>
        <w:tab/>
      </w:r>
      <w:r>
        <w:tab/>
        <w:t>display_timer--;//(999+1)*50us=50mSｴｦﾀ橫ｻｴﾎ</w:t>
      </w:r>
    </w:p>
    <w:p w14:paraId="30EBFCFE" w14:textId="77777777" w:rsidR="00B8416A" w:rsidRDefault="00B8416A" w:rsidP="00B8416A">
      <w:r>
        <w:tab/>
        <w:t>}</w:t>
      </w:r>
    </w:p>
    <w:p w14:paraId="68557583" w14:textId="77777777" w:rsidR="00B8416A" w:rsidRDefault="00B8416A" w:rsidP="00B8416A">
      <w:r>
        <w:tab/>
        <w:t>else</w:t>
      </w:r>
    </w:p>
    <w:p w14:paraId="318A093E" w14:textId="77777777" w:rsidR="00B8416A" w:rsidRDefault="00B8416A" w:rsidP="00B8416A">
      <w:r>
        <w:tab/>
        <w:t>{</w:t>
      </w:r>
    </w:p>
    <w:p w14:paraId="17916385" w14:textId="77777777" w:rsidR="00B8416A" w:rsidRDefault="00B8416A" w:rsidP="00B8416A">
      <w:r>
        <w:tab/>
      </w:r>
      <w:r>
        <w:tab/>
        <w:t>display_timer=999;</w:t>
      </w:r>
    </w:p>
    <w:p w14:paraId="3FA3B08B" w14:textId="77777777" w:rsidR="00B8416A" w:rsidRDefault="00B8416A" w:rsidP="00B8416A">
      <w:r>
        <w:tab/>
      </w:r>
      <w:r>
        <w:tab/>
        <w:t>flag1.BIT.display=1;</w:t>
      </w:r>
    </w:p>
    <w:p w14:paraId="05B8AC6D" w14:textId="77777777" w:rsidR="00B8416A" w:rsidRDefault="00B8416A" w:rsidP="00B8416A"/>
    <w:p w14:paraId="18BB829A" w14:textId="77777777" w:rsidR="00B8416A" w:rsidRDefault="00B8416A" w:rsidP="00B8416A">
      <w:r>
        <w:tab/>
      </w:r>
      <w:r>
        <w:tab/>
        <w:t>speed_cntr1 = speed_cntr;</w:t>
      </w:r>
    </w:p>
    <w:p w14:paraId="6C8E1FD7" w14:textId="77777777" w:rsidR="00B8416A" w:rsidRDefault="00B8416A" w:rsidP="00B8416A">
      <w:r>
        <w:tab/>
      </w:r>
      <w:r>
        <w:tab/>
        <w:t>speed_cntr = 0;</w:t>
      </w:r>
    </w:p>
    <w:p w14:paraId="23686967" w14:textId="77777777" w:rsidR="00B8416A" w:rsidRDefault="00B8416A" w:rsidP="00B8416A">
      <w:r>
        <w:tab/>
      </w:r>
      <w:r>
        <w:tab/>
        <w:t>flag1.BIT.speed_count = 1;</w:t>
      </w:r>
    </w:p>
    <w:p w14:paraId="77A05647" w14:textId="77777777" w:rsidR="00B8416A" w:rsidRDefault="00B8416A" w:rsidP="00B8416A">
      <w:r>
        <w:tab/>
        <w:t>}</w:t>
      </w:r>
    </w:p>
    <w:p w14:paraId="5D1AD508" w14:textId="77777777" w:rsidR="00B8416A" w:rsidRDefault="00B8416A" w:rsidP="00B8416A">
      <w:r>
        <w:t>//PORT_CUTTER^=1;//ｵﾔﾓﾃ</w:t>
      </w:r>
    </w:p>
    <w:p w14:paraId="696B7BD4" w14:textId="77777777" w:rsidR="00B8416A" w:rsidRDefault="00B8416A" w:rsidP="00B8416A">
      <w:r>
        <w:t>}</w:t>
      </w:r>
    </w:p>
    <w:p w14:paraId="5B7A71BE" w14:textId="77777777" w:rsidR="00B8416A" w:rsidRDefault="00B8416A" w:rsidP="00B8416A"/>
    <w:p w14:paraId="036A7E4A" w14:textId="77777777" w:rsidR="00B8416A" w:rsidRDefault="00B8416A" w:rsidP="00B8416A"/>
    <w:p w14:paraId="277B7E74" w14:textId="77777777" w:rsidR="00B8416A" w:rsidRDefault="00B8416A" w:rsidP="00B8416A">
      <w:r>
        <w:t>void __attribute__((__interrupt__, auto_psv)) _T3Interrupt( void )//period =31.5us</w:t>
      </w:r>
    </w:p>
    <w:p w14:paraId="47AEEA01" w14:textId="77777777" w:rsidR="00B8416A" w:rsidRDefault="00B8416A" w:rsidP="00B8416A">
      <w:r>
        <w:t>{</w:t>
      </w:r>
    </w:p>
    <w:p w14:paraId="1C53F53E" w14:textId="77777777" w:rsidR="00B8416A" w:rsidRDefault="00B8416A" w:rsidP="00B8416A">
      <w:r>
        <w:tab/>
        <w:t>IFS0bits.T3IF = 0;// Clear Timer 3 interrupt flag</w:t>
      </w:r>
    </w:p>
    <w:p w14:paraId="5BF40CEF" w14:textId="77777777" w:rsidR="00B8416A" w:rsidRDefault="00B8416A" w:rsidP="00B8416A">
      <w:r>
        <w:tab/>
        <w:t>AD1CON1bits.SAMP = 1; // start sampling then after 31Tad go to conversion</w:t>
      </w:r>
    </w:p>
    <w:p w14:paraId="3CA11C9E" w14:textId="77777777" w:rsidR="00B8416A" w:rsidRDefault="00B8416A" w:rsidP="00B8416A">
      <w:r>
        <w:t>//PORT_CUTTER^=1;//ｵﾔﾓﾃ</w:t>
      </w:r>
    </w:p>
    <w:p w14:paraId="0BD3B38A" w14:textId="77777777" w:rsidR="00B8416A" w:rsidRDefault="00B8416A" w:rsidP="00B8416A">
      <w:r>
        <w:lastRenderedPageBreak/>
        <w:t>}</w:t>
      </w:r>
    </w:p>
    <w:p w14:paraId="539B7C50" w14:textId="77777777" w:rsidR="00B8416A" w:rsidRDefault="00B8416A" w:rsidP="00B8416A"/>
    <w:p w14:paraId="0EFCF856" w14:textId="29213EF7" w:rsidR="00B8416A" w:rsidRDefault="00B8416A" w:rsidP="00B8416A">
      <w:r>
        <w:t>void __attribute__((__interrupt__, auto_psv)) _CNInterrupt(void)//ｻﾚ6000ﾗｪｵ扈奣ｬｲ鉸ｻｶ・00usｽ・</w:t>
      </w:r>
      <w:del w:id="39" w:author="勤 荘田" w:date="2023-06-13T10:57:00Z">
        <w:r w:rsidR="00D82224">
          <w:delText>ｻｴﾎﾖﾐｶﾏ</w:delText>
        </w:r>
      </w:del>
      <w:ins w:id="40" w:author="勤 荘田" w:date="2023-06-13T10:57:00Z">
        <w:r>
          <w:t>ｻｴﾎﾖﾐｶ?</w:t>
        </w:r>
      </w:ins>
    </w:p>
    <w:p w14:paraId="19CFA49B" w14:textId="77777777" w:rsidR="00B8416A" w:rsidRDefault="00B8416A" w:rsidP="00B8416A">
      <w:r>
        <w:t>{</w:t>
      </w:r>
    </w:p>
    <w:p w14:paraId="4DEA8BF9" w14:textId="77777777" w:rsidR="00B8416A" w:rsidRDefault="00B8416A" w:rsidP="00B8416A">
      <w:r>
        <w:tab/>
        <w:t>//int k;</w:t>
      </w:r>
    </w:p>
    <w:p w14:paraId="3A08BC1B" w14:textId="77777777" w:rsidR="00B8416A" w:rsidRDefault="00B8416A" w:rsidP="00B8416A">
      <w:r>
        <w:tab/>
        <w:t>IFS1bits.CNIF = 0;// clear flag</w:t>
      </w:r>
    </w:p>
    <w:p w14:paraId="7C2519D1" w14:textId="77777777" w:rsidR="00B8416A" w:rsidRDefault="00B8416A" w:rsidP="00B8416A">
      <w:r>
        <w:tab/>
        <w:t>HallValue = PORTB &amp; 0x00E0;// mask RB5,6,7</w:t>
      </w:r>
    </w:p>
    <w:p w14:paraId="365C681A" w14:textId="77777777" w:rsidR="00B8416A" w:rsidRDefault="00B8416A" w:rsidP="00B8416A">
      <w:r>
        <w:tab/>
        <w:t>HallValue = HallValue &gt;&gt; 5;// shift right 5 times</w:t>
      </w:r>
    </w:p>
    <w:p w14:paraId="12128CFB" w14:textId="77777777" w:rsidR="00B8416A" w:rsidRDefault="00B8416A" w:rsidP="00B8416A">
      <w:r>
        <w:tab/>
        <w:t>PORTB &amp;= 0x03FF;</w:t>
      </w:r>
    </w:p>
    <w:p w14:paraId="6CB7435C" w14:textId="77777777" w:rsidR="00B8416A" w:rsidRDefault="00B8416A" w:rsidP="00B8416A">
      <w:r>
        <w:tab/>
        <w:t>asm("nop");</w:t>
      </w:r>
    </w:p>
    <w:p w14:paraId="4DA019E1" w14:textId="77777777" w:rsidR="00B8416A" w:rsidRDefault="00B8416A" w:rsidP="00B8416A">
      <w:r>
        <w:tab/>
        <w:t>PORTB |= StateLoTable[HallValue];// Load the overide control register</w:t>
      </w:r>
    </w:p>
    <w:p w14:paraId="120DB784" w14:textId="77777777" w:rsidR="00B8416A" w:rsidRDefault="00B8416A" w:rsidP="00B8416A"/>
    <w:p w14:paraId="3345F036" w14:textId="77777777" w:rsidR="00B8416A" w:rsidRDefault="00B8416A" w:rsidP="00B8416A">
      <w:r>
        <w:tab/>
        <w:t>speed_cntr++;</w:t>
      </w:r>
    </w:p>
    <w:p w14:paraId="1D1D165F" w14:textId="77777777" w:rsidR="00B8416A" w:rsidRDefault="00B8416A" w:rsidP="00B8416A">
      <w:r>
        <w:tab/>
        <w:t>flag1.BIT.pulse_count=1;</w:t>
      </w:r>
    </w:p>
    <w:p w14:paraId="7FEFEA50" w14:textId="77777777" w:rsidR="00B8416A" w:rsidRDefault="00B8416A" w:rsidP="00B8416A">
      <w:r>
        <w:t>}</w:t>
      </w:r>
    </w:p>
    <w:p w14:paraId="31FCFAEC" w14:textId="77777777" w:rsidR="00B8416A" w:rsidRDefault="00B8416A" w:rsidP="00B8416A">
      <w:r>
        <w:t>void para_initial(void)</w:t>
      </w:r>
    </w:p>
    <w:p w14:paraId="5132ECF3" w14:textId="77777777" w:rsidR="00B8416A" w:rsidRDefault="00B8416A" w:rsidP="00B8416A">
      <w:r>
        <w:t>{</w:t>
      </w:r>
    </w:p>
    <w:p w14:paraId="29B90F7A" w14:textId="77777777" w:rsidR="00B8416A" w:rsidRDefault="00B8416A" w:rsidP="00B8416A">
      <w:r>
        <w:tab/>
        <w:t>unsigned int i;</w:t>
      </w:r>
    </w:p>
    <w:p w14:paraId="3B93960F" w14:textId="77777777" w:rsidR="00B8416A" w:rsidRDefault="00B8416A" w:rsidP="00B8416A">
      <w:r>
        <w:tab/>
        <w:t>for(i = 0; i &lt; data_total; i++)</w:t>
      </w:r>
    </w:p>
    <w:p w14:paraId="27F09604" w14:textId="77777777" w:rsidR="00B8416A" w:rsidRDefault="00B8416A" w:rsidP="00B8416A">
      <w:r>
        <w:tab/>
        <w:t>{</w:t>
      </w:r>
    </w:p>
    <w:p w14:paraId="53B7E5C1" w14:textId="77777777" w:rsidR="00B8416A" w:rsidRDefault="00B8416A" w:rsidP="00B8416A">
      <w:r>
        <w:tab/>
      </w:r>
      <w:r>
        <w:tab/>
        <w:t>tens_complast[i] = 0;</w:t>
      </w:r>
    </w:p>
    <w:p w14:paraId="50F5EFD5" w14:textId="77777777" w:rsidR="00B8416A" w:rsidRDefault="00B8416A" w:rsidP="00B8416A">
      <w:r>
        <w:tab/>
      </w:r>
      <w:r>
        <w:tab/>
        <w:t>tens_addt[i] = 0;</w:t>
      </w:r>
    </w:p>
    <w:p w14:paraId="05FEAC9A" w14:textId="77777777" w:rsidR="00B8416A" w:rsidRDefault="00B8416A" w:rsidP="00B8416A">
      <w:r>
        <w:tab/>
        <w:t>}</w:t>
      </w:r>
    </w:p>
    <w:p w14:paraId="16304AD8" w14:textId="77777777" w:rsidR="00B8416A" w:rsidRDefault="00B8416A" w:rsidP="00B8416A"/>
    <w:p w14:paraId="55B3EB1A" w14:textId="77777777" w:rsidR="00B8416A" w:rsidRDefault="00B8416A" w:rsidP="00B8416A">
      <w:r>
        <w:tab/>
        <w:t>Delay(60000);</w:t>
      </w:r>
      <w:r>
        <w:tab/>
        <w:t>//EEPROMﾆｯﾑﾓｳﾙ</w:t>
      </w:r>
    </w:p>
    <w:p w14:paraId="724F2BD8" w14:textId="77777777" w:rsidR="00B8416A" w:rsidRDefault="00B8416A" w:rsidP="00B8416A">
      <w:r>
        <w:tab/>
        <w:t>data_load1();</w:t>
      </w:r>
      <w:r>
        <w:tab/>
        <w:t>//ｶﾁﾈ｡</w:t>
      </w:r>
    </w:p>
    <w:p w14:paraId="6251F0C8" w14:textId="77777777" w:rsidR="00B8416A" w:rsidRDefault="00B8416A" w:rsidP="00B8416A">
      <w:r>
        <w:tab/>
        <w:t>special_error_set = setlen[0];</w:t>
      </w:r>
    </w:p>
    <w:p w14:paraId="7C8F1779" w14:textId="77777777" w:rsidR="00B8416A" w:rsidRDefault="00B8416A" w:rsidP="00B8416A"/>
    <w:p w14:paraId="18846F9A" w14:textId="77777777" w:rsidR="00B8416A" w:rsidRDefault="00B8416A" w:rsidP="00B8416A">
      <w:r>
        <w:tab/>
        <w:t>tension_compensate();</w:t>
      </w:r>
    </w:p>
    <w:p w14:paraId="2BBA1720" w14:textId="77777777" w:rsidR="00B8416A" w:rsidRDefault="00B8416A" w:rsidP="00B8416A">
      <w:r>
        <w:tab/>
        <w:t>tens_desired = tens_set;</w:t>
      </w:r>
    </w:p>
    <w:p w14:paraId="1D15F899" w14:textId="77777777" w:rsidR="00B8416A" w:rsidRDefault="00B8416A" w:rsidP="00B8416A">
      <w:r>
        <w:tab/>
        <w:t>flag1.twobyte = 0x0000;</w:t>
      </w:r>
    </w:p>
    <w:p w14:paraId="6EEED47B" w14:textId="77777777" w:rsidR="00B8416A" w:rsidRDefault="00B8416A" w:rsidP="00B8416A">
      <w:r>
        <w:tab/>
        <w:t>flag2.byte = 0x00;</w:t>
      </w:r>
    </w:p>
    <w:p w14:paraId="5B5A56C9" w14:textId="77777777" w:rsidR="00B8416A" w:rsidRDefault="00B8416A" w:rsidP="00B8416A">
      <w:r>
        <w:tab/>
        <w:t>pulse_cntr = 143;</w:t>
      </w:r>
    </w:p>
    <w:p w14:paraId="33C050A3" w14:textId="77777777" w:rsidR="00B8416A" w:rsidRDefault="00B8416A" w:rsidP="00B8416A">
      <w:r>
        <w:tab/>
        <w:t>ledcntr = 5;</w:t>
      </w:r>
    </w:p>
    <w:p w14:paraId="73E23B1A" w14:textId="77777777" w:rsidR="00B8416A" w:rsidRDefault="00B8416A" w:rsidP="00B8416A">
      <w:r>
        <w:tab/>
        <w:t>zero_delay = 2;</w:t>
      </w:r>
    </w:p>
    <w:p w14:paraId="490255FF" w14:textId="77777777" w:rsidR="00B8416A" w:rsidRDefault="00B8416A" w:rsidP="00B8416A">
      <w:r>
        <w:tab/>
        <w:t>running_timer=0;</w:t>
      </w:r>
    </w:p>
    <w:p w14:paraId="79A9F3B8" w14:textId="77777777" w:rsidR="00B8416A" w:rsidRDefault="00B8416A" w:rsidP="00B8416A">
      <w:r>
        <w:tab/>
        <w:t>//pid_scale = 800;</w:t>
      </w:r>
    </w:p>
    <w:p w14:paraId="07F7E31E" w14:textId="77777777" w:rsidR="00B8416A" w:rsidRDefault="00B8416A" w:rsidP="00B8416A">
      <w:r>
        <w:lastRenderedPageBreak/>
        <w:tab/>
        <w:t>//Kp = 135;</w:t>
      </w:r>
    </w:p>
    <w:p w14:paraId="4BD0A062" w14:textId="77777777" w:rsidR="00B8416A" w:rsidRDefault="00B8416A" w:rsidP="00B8416A">
      <w:r>
        <w:tab/>
        <w:t>//Ki = 210;</w:t>
      </w:r>
    </w:p>
    <w:p w14:paraId="1DA5A912" w14:textId="77777777" w:rsidR="00B8416A" w:rsidRDefault="00B8416A" w:rsidP="00B8416A">
      <w:r>
        <w:tab/>
        <w:t>//Kd = 90;</w:t>
      </w:r>
    </w:p>
    <w:p w14:paraId="7753C65E" w14:textId="77777777" w:rsidR="00B8416A" w:rsidRDefault="00B8416A" w:rsidP="00B8416A">
      <w:r>
        <w:tab/>
        <w:t>//Ka = 0;</w:t>
      </w:r>
    </w:p>
    <w:p w14:paraId="63EDF224" w14:textId="77777777" w:rsidR="00B8416A" w:rsidRDefault="00B8416A" w:rsidP="00B8416A">
      <w:r>
        <w:tab/>
        <w:t>//pwm_out_temp1 = 0;</w:t>
      </w:r>
    </w:p>
    <w:p w14:paraId="3A6F41CB" w14:textId="77777777" w:rsidR="00B8416A" w:rsidRDefault="00B8416A" w:rsidP="00B8416A">
      <w:r>
        <w:tab/>
        <w:t>pwm_out_temp = 0;</w:t>
      </w:r>
    </w:p>
    <w:p w14:paraId="593BE61B" w14:textId="77777777" w:rsidR="00B8416A" w:rsidRDefault="00B8416A" w:rsidP="00B8416A">
      <w:r>
        <w:tab/>
        <w:t>pwm_out = 0;// Write the duty cycle for the second PWM pulse</w:t>
      </w:r>
    </w:p>
    <w:p w14:paraId="69F78015" w14:textId="77777777" w:rsidR="00B8416A" w:rsidRDefault="00B8416A" w:rsidP="00B8416A">
      <w:r>
        <w:tab/>
        <w:t>cnt_FIR = 0;</w:t>
      </w:r>
    </w:p>
    <w:p w14:paraId="56F9A382" w14:textId="77777777" w:rsidR="00B8416A" w:rsidRDefault="00B8416A" w:rsidP="00B8416A">
      <w:r>
        <w:tab/>
        <w:t>speed_min_sum = 0;</w:t>
      </w:r>
    </w:p>
    <w:p w14:paraId="4202920F" w14:textId="77777777" w:rsidR="00B8416A" w:rsidRDefault="00B8416A" w:rsidP="00B8416A">
      <w:r>
        <w:tab/>
        <w:t>speed_min_avg = 0;//ｼﾇﾂｼﾆｽｾ隯｡ｴﾅｼｫﾊ</w:t>
      </w:r>
    </w:p>
    <w:p w14:paraId="77AA2F80" w14:textId="77777777" w:rsidR="00B8416A" w:rsidRDefault="00B8416A" w:rsidP="00B8416A">
      <w:r>
        <w:tab/>
        <w:t>cnt_FIR = 0;</w:t>
      </w:r>
    </w:p>
    <w:p w14:paraId="56ED2A79" w14:textId="77777777" w:rsidR="00B8416A" w:rsidRDefault="00B8416A" w:rsidP="00B8416A">
      <w:r>
        <w:tab/>
        <w:t>stop_delay = 1000;</w:t>
      </w:r>
    </w:p>
    <w:p w14:paraId="6383503A" w14:textId="77777777" w:rsidR="00B8416A" w:rsidRDefault="00B8416A" w:rsidP="00B8416A">
      <w:r>
        <w:tab/>
        <w:t>start_delay = 0;</w:t>
      </w:r>
    </w:p>
    <w:p w14:paraId="3FA9ACF8" w14:textId="77777777" w:rsidR="00B8416A" w:rsidRDefault="00B8416A" w:rsidP="00B8416A">
      <w:r>
        <w:tab/>
        <w:t>rampup_timer = 0;</w:t>
      </w:r>
    </w:p>
    <w:p w14:paraId="6B5D6F26" w14:textId="77777777" w:rsidR="00B8416A" w:rsidRDefault="00B8416A" w:rsidP="00B8416A">
      <w:r>
        <w:t>}</w:t>
      </w:r>
    </w:p>
    <w:p w14:paraId="7A7DE276" w14:textId="77777777" w:rsidR="00B8416A" w:rsidRDefault="00B8416A" w:rsidP="00B8416A">
      <w:r>
        <w:t>int main(void)</w:t>
      </w:r>
    </w:p>
    <w:p w14:paraId="4A65CB2B" w14:textId="77777777" w:rsidR="00B8416A" w:rsidRDefault="00B8416A" w:rsidP="00B8416A">
      <w:r>
        <w:t>{</w:t>
      </w:r>
    </w:p>
    <w:p w14:paraId="3E3005AA" w14:textId="77777777" w:rsidR="00B8416A" w:rsidRDefault="00B8416A" w:rsidP="00B8416A"/>
    <w:p w14:paraId="53562AD1" w14:textId="77777777" w:rsidR="00B8416A" w:rsidRDefault="00B8416A" w:rsidP="00B8416A">
      <w:r>
        <w:t>__builtin_write_OSCCONH(0x01);</w:t>
      </w:r>
    </w:p>
    <w:p w14:paraId="2BB56885" w14:textId="77777777" w:rsidR="00B8416A" w:rsidRDefault="00B8416A" w:rsidP="00B8416A">
      <w:r>
        <w:t>__builtin_write_OSCCONL(0x01);</w:t>
      </w:r>
    </w:p>
    <w:p w14:paraId="697792ED" w14:textId="77777777" w:rsidR="00B8416A" w:rsidRDefault="00B8416A" w:rsidP="00B8416A">
      <w:r>
        <w:t>// Wait for Clock switch to occur</w:t>
      </w:r>
    </w:p>
    <w:p w14:paraId="2B4C7B6B" w14:textId="77777777" w:rsidR="00B8416A" w:rsidRDefault="00B8416A" w:rsidP="00B8416A">
      <w:r>
        <w:t>while (OSCCONbits.COSC != 0b001)</w:t>
      </w:r>
    </w:p>
    <w:p w14:paraId="3027923C" w14:textId="77777777" w:rsidR="00B8416A" w:rsidRDefault="00B8416A" w:rsidP="00B8416A">
      <w:r>
        <w:t>// Wait for PLL to lock</w:t>
      </w:r>
    </w:p>
    <w:p w14:paraId="7921E3E1" w14:textId="77777777" w:rsidR="00B8416A" w:rsidRDefault="00B8416A" w:rsidP="00B8416A">
      <w:r>
        <w:t>while(OSCCONbits.LOCK != 1)</w:t>
      </w:r>
    </w:p>
    <w:p w14:paraId="24303802" w14:textId="77777777" w:rsidR="00B8416A" w:rsidRDefault="00B8416A" w:rsidP="00B8416A"/>
    <w:p w14:paraId="68E17592" w14:textId="77777777" w:rsidR="00B8416A" w:rsidRDefault="00B8416A" w:rsidP="00B8416A">
      <w:r>
        <w:t>loop:</w:t>
      </w:r>
    </w:p>
    <w:p w14:paraId="2C6861DE" w14:textId="77777777" w:rsidR="00B8416A" w:rsidRDefault="00B8416A" w:rsidP="00B8416A">
      <w:r>
        <w:t xml:space="preserve">CLKDIV </w:t>
      </w:r>
      <w:r>
        <w:tab/>
        <w:t>= 0x0000;</w:t>
      </w:r>
      <w:r>
        <w:tab/>
        <w:t>// FRC-Postscaler = 1:1 =&gt; 8MHz</w:t>
      </w:r>
    </w:p>
    <w:p w14:paraId="3B7F56D8" w14:textId="7B7942D3" w:rsidR="00B8416A" w:rsidRDefault="00B8416A" w:rsidP="00B8416A">
      <w:r>
        <w:t>LATA = 0x0000;//ﾐｴ LATx ｼﾄｴ貳・</w:t>
      </w:r>
      <w:del w:id="41" w:author="勤 荘田" w:date="2023-06-13T10:57:00Z">
        <w:r w:rsidR="00D82224">
          <w:delText xml:space="preserve">ｴ </w:delText>
        </w:r>
      </w:del>
      <w:ins w:id="42" w:author="勤 荘田" w:date="2023-06-13T10:57:00Z">
        <w:r>
          <w:t>?</w:t>
        </w:r>
      </w:ins>
      <w:r>
        <w:t>PORTx ｼﾄｴ貳ﾄﾐｧｹ鋧猩ｬ</w:t>
      </w:r>
    </w:p>
    <w:p w14:paraId="1F33641A" w14:textId="76058239" w:rsidR="00B8416A" w:rsidRDefault="00B8416A" w:rsidP="00B8416A">
      <w:r>
        <w:t>LATB = 0x0000;//ﾐｴ LATx ｼﾄｴ貳・</w:t>
      </w:r>
      <w:del w:id="43" w:author="勤 荘田" w:date="2023-06-13T10:57:00Z">
        <w:r w:rsidR="00D82224">
          <w:delText xml:space="preserve">ｴ </w:delText>
        </w:r>
      </w:del>
      <w:ins w:id="44" w:author="勤 荘田" w:date="2023-06-13T10:57:00Z">
        <w:r>
          <w:t>?</w:t>
        </w:r>
      </w:ins>
      <w:r>
        <w:t>PORTx ｼﾄｴ貳ﾄﾐｧｹ鋧猩ｬ</w:t>
      </w:r>
    </w:p>
    <w:p w14:paraId="119405CD" w14:textId="77777777" w:rsidR="00B8416A" w:rsidRDefault="00B8416A" w:rsidP="00B8416A">
      <w:r>
        <w:t>//PORT_CUTTER = 0;//ｷﾀﾖｹｳｼｻｯﾒﾔｺｶﾎｯﾗ・</w:t>
      </w:r>
    </w:p>
    <w:p w14:paraId="76AF4078" w14:textId="77777777" w:rsidR="00B8416A" w:rsidRDefault="00B8416A" w:rsidP="00B8416A">
      <w:r>
        <w:t>TRISA = 0x0001;// Port A : RA0=Inputs, RA1,RA2,RA3,RA4=output</w:t>
      </w:r>
    </w:p>
    <w:p w14:paraId="3C4921DF" w14:textId="77777777" w:rsidR="00B8416A" w:rsidRDefault="00B8416A" w:rsidP="00B8416A">
      <w:r>
        <w:t>TRISB = 0x03F3;// Port B : RB0,RB1,RB4,RB5,RB6,RB7=Inputs, all other Output</w:t>
      </w:r>
    </w:p>
    <w:p w14:paraId="5CA53F9A" w14:textId="77777777" w:rsidR="00B8416A" w:rsidRDefault="00B8416A" w:rsidP="00B8416A">
      <w:r>
        <w:t>//CNPU1 = 0x0030;//CN4,CN5 PULL-UP</w:t>
      </w:r>
    </w:p>
    <w:p w14:paraId="4A85DDBF" w14:textId="77777777" w:rsidR="00B8416A" w:rsidRDefault="00B8416A" w:rsidP="00B8416A">
      <w:r>
        <w:t>/******************** Initialize CN interrupt *********************/</w:t>
      </w:r>
    </w:p>
    <w:p w14:paraId="0C98CA52" w14:textId="77777777" w:rsidR="00B8416A" w:rsidRDefault="00B8416A" w:rsidP="00B8416A">
      <w:r>
        <w:t>//CNEN1 = 0x0000;</w:t>
      </w:r>
    </w:p>
    <w:p w14:paraId="5C966EC6" w14:textId="77777777" w:rsidR="00B8416A" w:rsidRDefault="00B8416A" w:rsidP="00B8416A">
      <w:r>
        <w:t>CNEN2 = 0x0980;// CN23,24,27 enabled</w:t>
      </w:r>
    </w:p>
    <w:p w14:paraId="12248A9C" w14:textId="77777777" w:rsidR="00B8416A" w:rsidRDefault="00B8416A" w:rsidP="00B8416A">
      <w:r>
        <w:t>//CNPU1 = 0x0000;// disable internal pullups</w:t>
      </w:r>
    </w:p>
    <w:p w14:paraId="1EE62CA2" w14:textId="77777777" w:rsidR="00B8416A" w:rsidRDefault="00B8416A" w:rsidP="00B8416A">
      <w:r>
        <w:t>//CNPU2 = 0x0000;// disable internal pullups</w:t>
      </w:r>
    </w:p>
    <w:p w14:paraId="7F4B11E6" w14:textId="77777777" w:rsidR="00B8416A" w:rsidRDefault="00B8416A" w:rsidP="00B8416A">
      <w:r>
        <w:lastRenderedPageBreak/>
        <w:t>/******************** Initialize Output Compare Module ************/</w:t>
      </w:r>
    </w:p>
    <w:p w14:paraId="7DFA9698" w14:textId="77777777" w:rsidR="00B8416A" w:rsidRDefault="00B8416A" w:rsidP="00B8416A">
      <w:r>
        <w:t>OC1R = 0;// Write the duty cycle for the first PWM pulse</w:t>
      </w:r>
    </w:p>
    <w:p w14:paraId="117030BE" w14:textId="77777777" w:rsidR="00B8416A" w:rsidRDefault="00B8416A" w:rsidP="00B8416A">
      <w:r>
        <w:t>OC1RS = 0;// Write the duty cycle for the second PWM pulse,PWM input</w:t>
      </w:r>
    </w:p>
    <w:p w14:paraId="180AB5AE" w14:textId="77777777" w:rsidR="00B8416A" w:rsidRDefault="00B8416A" w:rsidP="00B8416A">
      <w:r>
        <w:t>OC1CON = 0x0006;</w:t>
      </w:r>
    </w:p>
    <w:p w14:paraId="6DE880B7" w14:textId="77777777" w:rsidR="00B8416A" w:rsidRDefault="00B8416A" w:rsidP="00B8416A">
      <w:r>
        <w:t>//OC1CONbits.OCTSEL = 0;// Select Timer 2 as output compare time base</w:t>
      </w:r>
    </w:p>
    <w:p w14:paraId="0B9EE8A4" w14:textId="77777777" w:rsidR="00B8416A" w:rsidRDefault="00B8416A" w:rsidP="00B8416A">
      <w:r>
        <w:t>//OC1CONbits.OCM = 0b110;// Select the Output Compare mode</w:t>
      </w:r>
    </w:p>
    <w:p w14:paraId="6A4F8E4D" w14:textId="77777777" w:rsidR="00B8416A" w:rsidRDefault="00B8416A" w:rsidP="00B8416A"/>
    <w:p w14:paraId="09131F0E" w14:textId="77777777" w:rsidR="00B8416A" w:rsidRDefault="00B8416A" w:rsidP="00B8416A">
      <w:r>
        <w:t>OC2R = 0;// Write the duty cycle for the first PWM pulse</w:t>
      </w:r>
    </w:p>
    <w:p w14:paraId="3D9B11F6" w14:textId="77777777" w:rsidR="00B8416A" w:rsidRDefault="00B8416A" w:rsidP="00B8416A">
      <w:r>
        <w:t>OC2RS = 0;// Write the duty cycle for the second PWM pulse,PWM input</w:t>
      </w:r>
    </w:p>
    <w:p w14:paraId="010CD4DA" w14:textId="77777777" w:rsidR="00B8416A" w:rsidRDefault="00B8416A" w:rsidP="00B8416A">
      <w:r>
        <w:t>OC2CON = 0x0006;</w:t>
      </w:r>
    </w:p>
    <w:p w14:paraId="644E5170" w14:textId="77777777" w:rsidR="00B8416A" w:rsidRDefault="00B8416A" w:rsidP="00B8416A"/>
    <w:p w14:paraId="2B970FE7" w14:textId="77777777" w:rsidR="00B8416A" w:rsidRDefault="00B8416A" w:rsidP="00B8416A">
      <w:r>
        <w:t>RPOR1 = 0x1213;//OC1 is assigned to RP3,OC2 is assigned to RP2</w:t>
      </w:r>
      <w:r>
        <w:tab/>
      </w:r>
    </w:p>
    <w:p w14:paraId="5D49EA88" w14:textId="77777777" w:rsidR="00B8416A" w:rsidRDefault="00B8416A" w:rsidP="00B8416A"/>
    <w:p w14:paraId="77B74689" w14:textId="77777777" w:rsidR="00B8416A" w:rsidRDefault="00B8416A" w:rsidP="00B8416A">
      <w:r>
        <w:t>//OC1RS = 120;//debug</w:t>
      </w:r>
    </w:p>
    <w:p w14:paraId="4D19DB86" w14:textId="77777777" w:rsidR="00B8416A" w:rsidRDefault="00B8416A" w:rsidP="00B8416A">
      <w:r>
        <w:t>//OC2RS =220;</w:t>
      </w:r>
      <w:r>
        <w:tab/>
      </w:r>
      <w:r>
        <w:tab/>
        <w:t>//update this in MOTOR FUNCTION</w:t>
      </w:r>
    </w:p>
    <w:p w14:paraId="740770EE" w14:textId="77777777" w:rsidR="00B8416A" w:rsidRDefault="00B8416A" w:rsidP="00B8416A">
      <w:r>
        <w:t>/******************** Initialize Timer2 ***************************/</w:t>
      </w:r>
    </w:p>
    <w:p w14:paraId="5C843EB7" w14:textId="77777777" w:rsidR="00B8416A" w:rsidRDefault="00B8416A" w:rsidP="00B8416A">
      <w:r>
        <w:t>T1CON = 0x0000;</w:t>
      </w:r>
    </w:p>
    <w:p w14:paraId="5866CDD1" w14:textId="77777777" w:rsidR="00B8416A" w:rsidRDefault="00B8416A" w:rsidP="00B8416A">
      <w:r>
        <w:t>//T1CONbits.TON = 0;// Disable Timer</w:t>
      </w:r>
    </w:p>
    <w:p w14:paraId="7AF2B4DF" w14:textId="77777777" w:rsidR="00B8416A" w:rsidRDefault="00B8416A" w:rsidP="00B8416A">
      <w:r>
        <w:t>//T1CONbits.TCS = 0;// Select internal instruction cycle clock</w:t>
      </w:r>
    </w:p>
    <w:p w14:paraId="4C11C912" w14:textId="77777777" w:rsidR="00B8416A" w:rsidRDefault="00B8416A" w:rsidP="00B8416A">
      <w:r>
        <w:t>//T1CONbits.TGATE = 0;// Disable Gated Timer mode</w:t>
      </w:r>
    </w:p>
    <w:p w14:paraId="615B8D55" w14:textId="77777777" w:rsidR="00B8416A" w:rsidRDefault="00B8416A" w:rsidP="00B8416A">
      <w:r>
        <w:t>//T1CONbits.TCKPS = 0b00;// Select 1:1 Prescaler</w:t>
      </w:r>
    </w:p>
    <w:p w14:paraId="1049CEE6" w14:textId="77777777" w:rsidR="00B8416A" w:rsidRDefault="00B8416A" w:rsidP="00B8416A">
      <w:r>
        <w:t>//T1CONbits.TSIDL = 0;// Continues module operation in Idle mode</w:t>
      </w:r>
    </w:p>
    <w:p w14:paraId="7A92F8EF" w14:textId="77777777" w:rsidR="00B8416A" w:rsidRDefault="00B8416A" w:rsidP="00B8416A">
      <w:r>
        <w:t>TMR1 = 0x0000;// Clear timer register</w:t>
      </w:r>
    </w:p>
    <w:p w14:paraId="7364EF8B" w14:textId="77777777" w:rsidR="00B8416A" w:rsidRDefault="00B8416A" w:rsidP="00B8416A">
      <w:r>
        <w:t>PR1 = 799;// Load the period value, period =(799+1)*Tcy=50us, Tcy=0.0625us</w:t>
      </w:r>
    </w:p>
    <w:p w14:paraId="0246981E" w14:textId="77777777" w:rsidR="00B8416A" w:rsidRDefault="00B8416A" w:rsidP="00B8416A">
      <w:r>
        <w:t>/******************** Initialize Timer1 ***************************/</w:t>
      </w:r>
    </w:p>
    <w:p w14:paraId="69466AAC" w14:textId="77777777" w:rsidR="00B8416A" w:rsidRDefault="00B8416A" w:rsidP="00B8416A">
      <w:r>
        <w:t>T2CON = 0x0000;</w:t>
      </w:r>
    </w:p>
    <w:p w14:paraId="4D773608" w14:textId="77777777" w:rsidR="00B8416A" w:rsidRDefault="00B8416A" w:rsidP="00B8416A">
      <w:r>
        <w:t>//T2CONbits.TON = 0;// Disable Timer</w:t>
      </w:r>
    </w:p>
    <w:p w14:paraId="7160B0D0" w14:textId="77777777" w:rsidR="00B8416A" w:rsidRDefault="00B8416A" w:rsidP="00B8416A">
      <w:r>
        <w:t>//T2CONbits.T32 = 0;// Timer2 and Timer3 act as two 16-bit timers</w:t>
      </w:r>
    </w:p>
    <w:p w14:paraId="256C0896" w14:textId="77777777" w:rsidR="00B8416A" w:rsidRDefault="00B8416A" w:rsidP="00B8416A">
      <w:r>
        <w:t>//T2CONbits.TCS = 0;// Select internal instruction cycle clock</w:t>
      </w:r>
    </w:p>
    <w:p w14:paraId="3C92210F" w14:textId="77777777" w:rsidR="00B8416A" w:rsidRDefault="00B8416A" w:rsidP="00B8416A">
      <w:r>
        <w:t>//T2CONbits.TGATE = 0;// Disable Gated Timer mode</w:t>
      </w:r>
    </w:p>
    <w:p w14:paraId="4D0B09A0" w14:textId="77777777" w:rsidR="00B8416A" w:rsidRDefault="00B8416A" w:rsidP="00B8416A">
      <w:r>
        <w:t>//T2CONbits.TCKPS = 0b00;// Select 1:1 Prescaler</w:t>
      </w:r>
    </w:p>
    <w:p w14:paraId="3B7D1C69" w14:textId="77777777" w:rsidR="00B8416A" w:rsidRDefault="00B8416A" w:rsidP="00B8416A">
      <w:r>
        <w:t>//T2CONbits.TSIDL = 0;// Continues module operation in Idle mode</w:t>
      </w:r>
    </w:p>
    <w:p w14:paraId="49B7C774" w14:textId="77777777" w:rsidR="00B8416A" w:rsidRDefault="00B8416A" w:rsidP="00B8416A">
      <w:r>
        <w:t>TMR2 = 0x0000;// Clear timer register</w:t>
      </w:r>
    </w:p>
    <w:p w14:paraId="2A6B88C8" w14:textId="77777777" w:rsidR="00B8416A" w:rsidRDefault="00B8416A" w:rsidP="00B8416A">
      <w:r>
        <w:t>PR2 = 499;// Load the period value, period =(499+1)*Tcy=31.25us</w:t>
      </w:r>
    </w:p>
    <w:p w14:paraId="7A6B19C0" w14:textId="77777777" w:rsidR="00B8416A" w:rsidRDefault="00B8416A" w:rsidP="00B8416A">
      <w:r>
        <w:t>/******************** Initialize Timer3 ***************************/</w:t>
      </w:r>
    </w:p>
    <w:p w14:paraId="79C7C452" w14:textId="77777777" w:rsidR="00B8416A" w:rsidRDefault="00B8416A" w:rsidP="00B8416A">
      <w:r>
        <w:t>T3CON = 0x0010;// Select 1:8 Prescaler</w:t>
      </w:r>
    </w:p>
    <w:p w14:paraId="7FC37B71" w14:textId="77777777" w:rsidR="00B8416A" w:rsidRDefault="00B8416A" w:rsidP="00B8416A">
      <w:r>
        <w:t>TMR3 = 0x0000;// Clear timer register</w:t>
      </w:r>
    </w:p>
    <w:p w14:paraId="09638F6C" w14:textId="77777777" w:rsidR="00B8416A" w:rsidRDefault="00B8416A" w:rsidP="00B8416A">
      <w:r>
        <w:t>//PR3 = 62;// Load the period value, ADC period =(PR3+1)*Tcy*8, 16 samples = 500us</w:t>
      </w:r>
    </w:p>
    <w:p w14:paraId="4B81CEF7" w14:textId="77777777" w:rsidR="00B8416A" w:rsidRDefault="00B8416A" w:rsidP="00B8416A">
      <w:r>
        <w:lastRenderedPageBreak/>
        <w:t>PR3 = 124;// Load the period value, ADC period =(PR3+1)*Tcy*8, 16 samples = 1ms</w:t>
      </w:r>
    </w:p>
    <w:p w14:paraId="4DEDC46E" w14:textId="77777777" w:rsidR="00B8416A" w:rsidRDefault="00B8416A" w:rsidP="00B8416A">
      <w:r>
        <w:t>/******************** intializes ADC ******************************/</w:t>
      </w:r>
    </w:p>
    <w:p w14:paraId="35957C9D" w14:textId="77777777" w:rsidR="00B8416A" w:rsidRDefault="00B8416A" w:rsidP="00B8416A">
      <w:r>
        <w:t>AD1PCFG = 0xFFFE;// RA0 =&gt; analog, all other PORT = Digital;</w:t>
      </w:r>
    </w:p>
    <w:p w14:paraId="42DA65E8" w14:textId="77777777" w:rsidR="00B8416A" w:rsidRDefault="00B8416A" w:rsidP="00B8416A">
      <w:r>
        <w:t>AD1CSSL = 0x0001;// scan AN0</w:t>
      </w:r>
    </w:p>
    <w:p w14:paraId="4F844B13" w14:textId="77777777" w:rsidR="00B8416A" w:rsidRDefault="00B8416A" w:rsidP="00B8416A">
      <w:r>
        <w:t>AD1CHS = 0x0000;// RA0/AN0 =&gt; CH0</w:t>
      </w:r>
    </w:p>
    <w:p w14:paraId="2140F0EB" w14:textId="77777777" w:rsidR="00B8416A" w:rsidRDefault="00B8416A" w:rsidP="00B8416A">
      <w:r>
        <w:t>AD1CON1 = 0x00E0;// SSRC bit = 111, auto converting</w:t>
      </w:r>
    </w:p>
    <w:p w14:paraId="5367391E" w14:textId="77777777" w:rsidR="00B8416A" w:rsidRDefault="00B8416A" w:rsidP="00B8416A">
      <w:r>
        <w:t>AD1CON2 = 0x003C;// Channel A, 16th convert sequence, Converts CH0</w:t>
      </w:r>
    </w:p>
    <w:p w14:paraId="3A071442" w14:textId="77777777" w:rsidR="00B8416A" w:rsidRDefault="00B8416A" w:rsidP="00B8416A">
      <w:r>
        <w:t>AD1CON3 = 0x1F03; // auto Sample time = 31Tad, Tad = 4 Tcy, inverting = 12 Tad｣ｬtotal = 43Tad =11.5us</w:t>
      </w:r>
    </w:p>
    <w:p w14:paraId="3CA0F215" w14:textId="77777777" w:rsidR="00B8416A" w:rsidRDefault="00B8416A" w:rsidP="00B8416A">
      <w:r>
        <w:t>/******************** intializes I2C ******************************/</w:t>
      </w:r>
    </w:p>
    <w:p w14:paraId="0573DBC3" w14:textId="77777777" w:rsidR="00B8416A" w:rsidRDefault="00B8416A" w:rsidP="00B8416A">
      <w:r>
        <w:t xml:space="preserve">I2C1BRG = 0x0012; </w:t>
      </w:r>
      <w:r>
        <w:tab/>
        <w:t>//First set the I2C(1) BRG Baud Rate.ｼﾆﾋ聊ｵﾎｪ10｣ｬｸﾄｳﾉ12ﾁ狠ｿ</w:t>
      </w:r>
    </w:p>
    <w:p w14:paraId="48C269EF" w14:textId="77777777" w:rsidR="00B8416A" w:rsidRDefault="00B8416A" w:rsidP="00B8416A">
      <w:r>
        <w:t>I2C1CON = 0x1200;</w:t>
      </w:r>
      <w:r>
        <w:tab/>
        <w:t>//I2C peripheral for Master Mode, No Slew Rate Control, peripheral switched off.</w:t>
      </w:r>
    </w:p>
    <w:p w14:paraId="6566C219" w14:textId="77777777" w:rsidR="00B8416A" w:rsidRDefault="00B8416A" w:rsidP="00B8416A">
      <w:r>
        <w:t>I2C1RCV = 0x0000;</w:t>
      </w:r>
    </w:p>
    <w:p w14:paraId="323135D7" w14:textId="77777777" w:rsidR="00B8416A" w:rsidRDefault="00B8416A" w:rsidP="00B8416A">
      <w:r>
        <w:t>I2C1TRN = 0x0000;</w:t>
      </w:r>
    </w:p>
    <w:p w14:paraId="24EB3D24" w14:textId="77777777" w:rsidR="00B8416A" w:rsidRDefault="00B8416A" w:rsidP="00B8416A">
      <w:r>
        <w:t>I2C1CON = 0x9200;//enable the peripheral</w:t>
      </w:r>
    </w:p>
    <w:p w14:paraId="6F956538" w14:textId="77777777" w:rsidR="00B8416A" w:rsidRDefault="00B8416A" w:rsidP="00B8416A">
      <w:r>
        <w:t>/******************** Set interrupt priority **********************/</w:t>
      </w:r>
    </w:p>
    <w:p w14:paraId="5158F8B3" w14:textId="77777777" w:rsidR="00B8416A" w:rsidRDefault="00B8416A" w:rsidP="00B8416A">
      <w:r>
        <w:t>IPC4bits.CNIP = 5;</w:t>
      </w:r>
    </w:p>
    <w:p w14:paraId="5D49BF78" w14:textId="77777777" w:rsidR="00B8416A" w:rsidRDefault="00B8416A" w:rsidP="00B8416A">
      <w:r>
        <w:t>IPC0bits.T1IP = 2; // Set Timer1 Interrupt Priority Level</w:t>
      </w:r>
    </w:p>
    <w:p w14:paraId="714353A1" w14:textId="77777777" w:rsidR="00B8416A" w:rsidRDefault="00B8416A" w:rsidP="00B8416A">
      <w:r>
        <w:t>//IPC1bits.T2IP = 2;// Set Timer 2 Interrupt Priority Level</w:t>
      </w:r>
    </w:p>
    <w:p w14:paraId="3EEC3D0D" w14:textId="77777777" w:rsidR="00B8416A" w:rsidRDefault="00B8416A" w:rsidP="00B8416A">
      <w:r>
        <w:t>IPC2bits.T3IP = 2;// Set Timer 3 Interrupt Priority Level</w:t>
      </w:r>
    </w:p>
    <w:p w14:paraId="07EEF56A" w14:textId="77777777" w:rsidR="00B8416A" w:rsidRDefault="00B8416A" w:rsidP="00B8416A">
      <w:r>
        <w:t>//IPC3bits.AD1IP = 4;</w:t>
      </w:r>
    </w:p>
    <w:p w14:paraId="7549A73D" w14:textId="77777777" w:rsidR="00B8416A" w:rsidRDefault="00B8416A" w:rsidP="00B8416A">
      <w:r>
        <w:t>//IPC7bits.T5IP = 1;// Set Timer 5 Interrupt Priority Level</w:t>
      </w:r>
    </w:p>
    <w:p w14:paraId="25A1D728" w14:textId="77777777" w:rsidR="00B8416A" w:rsidRDefault="00B8416A" w:rsidP="00B8416A">
      <w:r>
        <w:t>//IPC14bits.PWM1IP = 1;</w:t>
      </w:r>
    </w:p>
    <w:p w14:paraId="4CC7E715" w14:textId="77777777" w:rsidR="00B8416A" w:rsidRDefault="00B8416A" w:rsidP="00B8416A">
      <w:r>
        <w:t>/*********************** Enable interrupt *************************/</w:t>
      </w:r>
    </w:p>
    <w:p w14:paraId="2BF8EA65" w14:textId="77777777" w:rsidR="00B8416A" w:rsidRDefault="00B8416A" w:rsidP="00B8416A">
      <w:r>
        <w:t>IFS0bits.T1IF = 0; // Clear Timer1 Interrupt Flag</w:t>
      </w:r>
    </w:p>
    <w:p w14:paraId="0744EF66" w14:textId="77777777" w:rsidR="00B8416A" w:rsidRDefault="00B8416A" w:rsidP="00B8416A">
      <w:r>
        <w:t>IEC0bits.T1IE = 1; // Enable Timer1 interrupt</w:t>
      </w:r>
    </w:p>
    <w:p w14:paraId="7AA0D333" w14:textId="77777777" w:rsidR="00B8416A" w:rsidRDefault="00B8416A" w:rsidP="00B8416A">
      <w:r>
        <w:t>T1CONbits.TON = 1; // Start Timer,50usｼﾆﾊｱｴｪ</w:t>
      </w:r>
    </w:p>
    <w:p w14:paraId="06D33FBF" w14:textId="77777777" w:rsidR="00B8416A" w:rsidRDefault="00B8416A" w:rsidP="00B8416A">
      <w:r>
        <w:t>//IFS0bits.T2IF = 0;// Clear Timer 2 Interrupt Flag</w:t>
      </w:r>
    </w:p>
    <w:p w14:paraId="71412B5F" w14:textId="77777777" w:rsidR="00B8416A" w:rsidRDefault="00B8416A" w:rsidP="00B8416A">
      <w:r>
        <w:t>//IEC0bits.T2IE = 1;// Enable Timer 2 interrupt</w:t>
      </w:r>
    </w:p>
    <w:p w14:paraId="6C29C30F" w14:textId="77777777" w:rsidR="00B8416A" w:rsidRDefault="00B8416A" w:rsidP="00B8416A">
      <w:r>
        <w:t>T2CONbits.TON = 1;// Start Timer2</w:t>
      </w:r>
    </w:p>
    <w:p w14:paraId="192D17DA" w14:textId="77777777" w:rsidR="00B8416A" w:rsidRDefault="00B8416A" w:rsidP="00B8416A">
      <w:r>
        <w:t>IFS0bits.T3IF = 0;// Clear Timer 3 Interrupt Flag</w:t>
      </w:r>
    </w:p>
    <w:p w14:paraId="71F8D458" w14:textId="77777777" w:rsidR="00B8416A" w:rsidRDefault="00B8416A" w:rsidP="00B8416A">
      <w:r>
        <w:t>IEC0bits.T3IE = 1;// Enable Timer 3 interrupt</w:t>
      </w:r>
    </w:p>
    <w:p w14:paraId="71F71F1D" w14:textId="77777777" w:rsidR="00B8416A" w:rsidRDefault="00B8416A" w:rsidP="00B8416A">
      <w:r>
        <w:t>T3CONbits.TON = 1;// Start Timer3</w:t>
      </w:r>
    </w:p>
    <w:p w14:paraId="30719226" w14:textId="77777777" w:rsidR="00B8416A" w:rsidRDefault="00B8416A" w:rsidP="00B8416A">
      <w:r>
        <w:t>//IFS1bits.T5IF = 0;// Clear Timer 5 Interrupt Flag</w:t>
      </w:r>
    </w:p>
    <w:p w14:paraId="100083F7" w14:textId="77777777" w:rsidR="00B8416A" w:rsidRDefault="00B8416A" w:rsidP="00B8416A">
      <w:r>
        <w:t>//T5CONbits.TON = 1;// Start Timer5</w:t>
      </w:r>
    </w:p>
    <w:p w14:paraId="7ED34B21" w14:textId="77777777" w:rsidR="00B8416A" w:rsidRDefault="00B8416A" w:rsidP="00B8416A"/>
    <w:p w14:paraId="0AF63E3B" w14:textId="77777777" w:rsidR="00B8416A" w:rsidRDefault="00B8416A" w:rsidP="00B8416A">
      <w:r>
        <w:t>IFS0bits.AD1IF = 0;</w:t>
      </w:r>
    </w:p>
    <w:p w14:paraId="23BE200C" w14:textId="77777777" w:rsidR="00B8416A" w:rsidRDefault="00B8416A" w:rsidP="00B8416A">
      <w:r>
        <w:t>//IEC0bits.AD1IE = 1;//Disable ADIE</w:t>
      </w:r>
    </w:p>
    <w:p w14:paraId="4FE03231" w14:textId="77777777" w:rsidR="00B8416A" w:rsidRDefault="00B8416A" w:rsidP="00B8416A">
      <w:r>
        <w:t>AD1CON1bits.ADON = 1;// turn ADC ON</w:t>
      </w:r>
    </w:p>
    <w:p w14:paraId="66F266BA" w14:textId="77777777" w:rsidR="00B8416A" w:rsidRDefault="00B8416A" w:rsidP="00B8416A">
      <w:r>
        <w:lastRenderedPageBreak/>
        <w:t>IFS1bits.CNIF = 0;// Reset CN interrupt</w:t>
      </w:r>
    </w:p>
    <w:p w14:paraId="7C5BE11B" w14:textId="77777777" w:rsidR="00B8416A" w:rsidRDefault="00B8416A" w:rsidP="00B8416A">
      <w:r>
        <w:t>IEC1bits.CNIE = 1;// enable CN interrupt</w:t>
      </w:r>
    </w:p>
    <w:p w14:paraId="6BD7CC75" w14:textId="77777777" w:rsidR="00B8416A" w:rsidRDefault="00B8416A" w:rsidP="00B8416A">
      <w:r>
        <w:t>//IFS3bits.PWM1IF = 0;</w:t>
      </w:r>
    </w:p>
    <w:p w14:paraId="50CB83E3" w14:textId="77777777" w:rsidR="00B8416A" w:rsidRDefault="00B8416A" w:rsidP="00B8416A">
      <w:r>
        <w:t>//IEC3bits.PWM1IE = 1;</w:t>
      </w:r>
    </w:p>
    <w:p w14:paraId="2A8F7E26" w14:textId="77777777" w:rsidR="00B8416A" w:rsidRDefault="00B8416A" w:rsidP="00B8416A">
      <w:r>
        <w:t>//PWM1CON1 = 0x0777;// complementary mode, enable PWM output</w:t>
      </w:r>
    </w:p>
    <w:p w14:paraId="5DE733BF" w14:textId="77777777" w:rsidR="00B8416A" w:rsidRDefault="00B8416A" w:rsidP="00B8416A">
      <w:r>
        <w:t>/***************************** ｲﾎﾊｳｼｻｯ **************************/</w:t>
      </w:r>
    </w:p>
    <w:p w14:paraId="09B90C38" w14:textId="77777777" w:rsidR="00B8416A" w:rsidRDefault="00B8416A" w:rsidP="00B8416A">
      <w:r>
        <w:t>para_initial();</w:t>
      </w:r>
    </w:p>
    <w:p w14:paraId="1B166E0D" w14:textId="77777777" w:rsidR="00B8416A" w:rsidRDefault="00B8416A" w:rsidP="00B8416A">
      <w:r>
        <w:t>while(1)</w:t>
      </w:r>
    </w:p>
    <w:p w14:paraId="4688BAEB" w14:textId="77777777" w:rsidR="00B8416A" w:rsidRDefault="00B8416A" w:rsidP="00B8416A">
      <w:r>
        <w:t>{</w:t>
      </w:r>
    </w:p>
    <w:p w14:paraId="0677AD2E" w14:textId="77777777" w:rsidR="00B8416A" w:rsidRDefault="00B8416A" w:rsidP="00B8416A">
      <w:r>
        <w:tab/>
        <w:t>if(flag1.BIT.port_check==1)</w:t>
      </w:r>
      <w:r>
        <w:tab/>
      </w:r>
      <w:r>
        <w:tab/>
      </w:r>
      <w:r>
        <w:tab/>
      </w:r>
      <w:r>
        <w:tab/>
      </w:r>
      <w:r>
        <w:tab/>
        <w:t>//250uSﾒｻｴﾎｵﾄｶﾋｿﾚｼ・・</w:t>
      </w:r>
    </w:p>
    <w:p w14:paraId="383B6F17" w14:textId="77777777" w:rsidR="00B8416A" w:rsidRDefault="00B8416A" w:rsidP="00B8416A">
      <w:r>
        <w:tab/>
        <w:t>{</w:t>
      </w:r>
    </w:p>
    <w:p w14:paraId="5B2193BB" w14:textId="77777777" w:rsidR="00B8416A" w:rsidRDefault="00B8416A" w:rsidP="00B8416A">
      <w:r>
        <w:tab/>
      </w:r>
      <w:r>
        <w:tab/>
        <w:t>flag1.BIT.port_check=0;</w:t>
      </w:r>
    </w:p>
    <w:p w14:paraId="322D46A0" w14:textId="77777777" w:rsidR="00B8416A" w:rsidRDefault="00B8416A" w:rsidP="00B8416A">
      <w:r>
        <w:tab/>
      </w:r>
      <w:r>
        <w:tab/>
        <w:t>check_port();</w:t>
      </w:r>
      <w:r>
        <w:tab/>
      </w:r>
    </w:p>
    <w:p w14:paraId="0DFB2BDD" w14:textId="77777777" w:rsidR="00B8416A" w:rsidRDefault="00B8416A" w:rsidP="00B8416A">
      <w:r>
        <w:tab/>
        <w:t>}</w:t>
      </w:r>
    </w:p>
    <w:p w14:paraId="77CE788D" w14:textId="4C61C25D" w:rsidR="00B8416A" w:rsidRDefault="00B8416A" w:rsidP="00B8416A">
      <w:r>
        <w:tab/>
        <w:t>if(flag1.BIT.lowvolt==1)</w:t>
      </w:r>
      <w:r>
        <w:tab/>
      </w:r>
      <w:r>
        <w:tab/>
      </w:r>
      <w:r>
        <w:tab/>
      </w:r>
      <w:r>
        <w:tab/>
      </w:r>
      <w:r>
        <w:tab/>
      </w:r>
      <w:r>
        <w:tab/>
        <w:t>//ﾈ郢遧醵ｹｵﾍｾﾍｽ・醵ｹｲ鰉</w:t>
      </w:r>
      <w:del w:id="45" w:author="勤 荘田" w:date="2023-06-13T10:57:00Z">
        <w:r w:rsidR="00D82224">
          <w:delText>ｯﾑｭｻｷ</w:delText>
        </w:r>
      </w:del>
      <w:ins w:id="46" w:author="勤 荘田" w:date="2023-06-13T10:57:00Z">
        <w:r>
          <w:t>ｯﾑｭｻ?</w:t>
        </w:r>
      </w:ins>
    </w:p>
    <w:p w14:paraId="46F3AD10" w14:textId="77777777" w:rsidR="00B8416A" w:rsidRDefault="00B8416A" w:rsidP="00B8416A">
      <w:r>
        <w:tab/>
        <w:t>{</w:t>
      </w:r>
    </w:p>
    <w:p w14:paraId="0D4311C3" w14:textId="77777777" w:rsidR="00B8416A" w:rsidRDefault="00B8416A" w:rsidP="00B8416A">
      <w:r>
        <w:tab/>
      </w:r>
      <w:r>
        <w:tab/>
        <w:t>while(!PORT_BOR)</w:t>
      </w:r>
      <w:r>
        <w:tab/>
      </w:r>
      <w:r>
        <w:tab/>
      </w:r>
      <w:r>
        <w:tab/>
      </w:r>
      <w:r>
        <w:tab/>
      </w:r>
      <w:r>
        <w:tab/>
      </w:r>
      <w:r>
        <w:tab/>
        <w:t>//ｵﾈｴｵ醵ｹｻﾖｸｴ</w:t>
      </w:r>
    </w:p>
    <w:p w14:paraId="610D1C3C" w14:textId="77777777" w:rsidR="00B8416A" w:rsidRDefault="00B8416A" w:rsidP="00B8416A">
      <w:r>
        <w:tab/>
      </w:r>
      <w:r>
        <w:tab/>
        <w:t>goto loop;</w:t>
      </w:r>
      <w:r>
        <w:tab/>
      </w:r>
      <w:r>
        <w:tab/>
      </w:r>
      <w:r>
        <w:tab/>
      </w:r>
      <w:r>
        <w:tab/>
      </w:r>
    </w:p>
    <w:p w14:paraId="4F01250E" w14:textId="77777777" w:rsidR="00B8416A" w:rsidRDefault="00B8416A" w:rsidP="00B8416A">
      <w:r>
        <w:tab/>
        <w:t>}</w:t>
      </w:r>
    </w:p>
    <w:p w14:paraId="79F75C34" w14:textId="77777777" w:rsidR="00B8416A" w:rsidRDefault="00B8416A" w:rsidP="00B8416A">
      <w:r>
        <w:tab/>
        <w:t>if(flag1.BIT.ad_conv==1)</w:t>
      </w:r>
      <w:r>
        <w:tab/>
      </w:r>
      <w:r>
        <w:tab/>
      </w:r>
      <w:r>
        <w:tab/>
      </w:r>
      <w:r>
        <w:tab/>
      </w:r>
      <w:r>
        <w:tab/>
      </w:r>
      <w:r>
        <w:tab/>
        <w:t>//ADｼﾆﾋ・ﾊ莎ｵｸﾄﾐｴ</w:t>
      </w:r>
    </w:p>
    <w:p w14:paraId="21993A18" w14:textId="77777777" w:rsidR="00B8416A" w:rsidRDefault="00B8416A" w:rsidP="00B8416A">
      <w:r>
        <w:tab/>
        <w:t>{</w:t>
      </w:r>
    </w:p>
    <w:p w14:paraId="0E56604C" w14:textId="77777777" w:rsidR="00B8416A" w:rsidRDefault="00B8416A" w:rsidP="00B8416A">
      <w:r>
        <w:tab/>
      </w:r>
      <w:r>
        <w:tab/>
        <w:t>//PORT_CUTTER=1;</w:t>
      </w:r>
    </w:p>
    <w:p w14:paraId="22B8F238" w14:textId="77777777" w:rsidR="00B8416A" w:rsidRDefault="00B8416A" w:rsidP="00B8416A">
      <w:r>
        <w:tab/>
      </w:r>
      <w:r>
        <w:tab/>
        <w:t>flag1.BIT.ad_conv=0;</w:t>
      </w:r>
    </w:p>
    <w:p w14:paraId="2C310112" w14:textId="77777777" w:rsidR="00B8416A" w:rsidRDefault="00B8416A" w:rsidP="00B8416A">
      <w:r>
        <w:tab/>
      </w:r>
      <w:r>
        <w:tab/>
        <w:t>motor_control();//debug</w:t>
      </w:r>
    </w:p>
    <w:p w14:paraId="6F02E840" w14:textId="77777777" w:rsidR="00B8416A" w:rsidRDefault="00B8416A" w:rsidP="00B8416A">
      <w:r>
        <w:tab/>
      </w:r>
      <w:r>
        <w:tab/>
        <w:t>//PORT_CUTTER=0;</w:t>
      </w:r>
    </w:p>
    <w:p w14:paraId="5D94E1D9" w14:textId="77777777" w:rsidR="00B8416A" w:rsidRDefault="00B8416A" w:rsidP="00B8416A">
      <w:r>
        <w:tab/>
        <w:t>}</w:t>
      </w:r>
    </w:p>
    <w:p w14:paraId="33A932C0" w14:textId="77777777" w:rsidR="00B8416A" w:rsidRDefault="00B8416A" w:rsidP="00B8416A">
      <w:r>
        <w:tab/>
        <w:t>if(IFS0bits.AD1IF == 1)</w:t>
      </w:r>
    </w:p>
    <w:p w14:paraId="7D0CBF52" w14:textId="77777777" w:rsidR="00B8416A" w:rsidRDefault="00B8416A" w:rsidP="00B8416A">
      <w:r>
        <w:tab/>
        <w:t>{</w:t>
      </w:r>
    </w:p>
    <w:p w14:paraId="6D14A93E" w14:textId="77777777" w:rsidR="00B8416A" w:rsidRDefault="00B8416A" w:rsidP="00B8416A">
      <w:r>
        <w:tab/>
      </w:r>
      <w:r>
        <w:tab/>
        <w:t>IFS0bits.AD1IF = 0;// Clear AD interrupt flag</w:t>
      </w:r>
    </w:p>
    <w:p w14:paraId="4CADA47C" w14:textId="77777777" w:rsidR="00B8416A" w:rsidRDefault="00B8416A" w:rsidP="00B8416A"/>
    <w:p w14:paraId="3C8C17B7" w14:textId="77777777" w:rsidR="00B8416A" w:rsidRDefault="00B8416A" w:rsidP="00B8416A">
      <w:r>
        <w:tab/>
      </w:r>
      <w:r>
        <w:tab/>
        <w:t>tens_sum = 0;</w:t>
      </w:r>
    </w:p>
    <w:p w14:paraId="6576AC2F" w14:textId="77777777" w:rsidR="00B8416A" w:rsidRDefault="00B8416A" w:rsidP="00B8416A">
      <w:r>
        <w:tab/>
      </w:r>
      <w:r>
        <w:tab/>
        <w:t>tens_sum = tens_sum + ADC1BUF0;</w:t>
      </w:r>
    </w:p>
    <w:p w14:paraId="14B865B6" w14:textId="77777777" w:rsidR="00B8416A" w:rsidRDefault="00B8416A" w:rsidP="00B8416A">
      <w:r>
        <w:tab/>
      </w:r>
      <w:r>
        <w:tab/>
        <w:t>tens_sum = tens_sum + ADC1BUF1;</w:t>
      </w:r>
    </w:p>
    <w:p w14:paraId="0122BA68" w14:textId="77777777" w:rsidR="00B8416A" w:rsidRDefault="00B8416A" w:rsidP="00B8416A">
      <w:r>
        <w:tab/>
      </w:r>
      <w:r>
        <w:tab/>
        <w:t>tens_sum = tens_sum + ADC1BUF2;</w:t>
      </w:r>
    </w:p>
    <w:p w14:paraId="2C55DF9B" w14:textId="77777777" w:rsidR="00B8416A" w:rsidRDefault="00B8416A" w:rsidP="00B8416A">
      <w:r>
        <w:tab/>
      </w:r>
      <w:r>
        <w:tab/>
        <w:t>tens_sum = tens_sum + ADC1BUF3;</w:t>
      </w:r>
    </w:p>
    <w:p w14:paraId="756FFD25" w14:textId="77777777" w:rsidR="00B8416A" w:rsidRDefault="00B8416A" w:rsidP="00B8416A">
      <w:r>
        <w:tab/>
      </w:r>
      <w:r>
        <w:tab/>
        <w:t>tens_sum = tens_sum + ADC1BUF4;</w:t>
      </w:r>
    </w:p>
    <w:p w14:paraId="644F76DA" w14:textId="77777777" w:rsidR="00B8416A" w:rsidRDefault="00B8416A" w:rsidP="00B8416A">
      <w:r>
        <w:tab/>
      </w:r>
      <w:r>
        <w:tab/>
        <w:t>tens_sum = tens_sum + ADC1BUF5;</w:t>
      </w:r>
    </w:p>
    <w:p w14:paraId="578F7BE9" w14:textId="77777777" w:rsidR="00B8416A" w:rsidRDefault="00B8416A" w:rsidP="00B8416A">
      <w:r>
        <w:lastRenderedPageBreak/>
        <w:tab/>
      </w:r>
      <w:r>
        <w:tab/>
        <w:t>tens_sum = tens_sum + ADC1BUF6;</w:t>
      </w:r>
    </w:p>
    <w:p w14:paraId="36917702" w14:textId="77777777" w:rsidR="00B8416A" w:rsidRDefault="00B8416A" w:rsidP="00B8416A">
      <w:r>
        <w:tab/>
      </w:r>
      <w:r>
        <w:tab/>
        <w:t>tens_sum = tens_sum + ADC1BUF7;</w:t>
      </w:r>
    </w:p>
    <w:p w14:paraId="058F47A5" w14:textId="77777777" w:rsidR="00B8416A" w:rsidRDefault="00B8416A" w:rsidP="00B8416A">
      <w:r>
        <w:tab/>
      </w:r>
      <w:r>
        <w:tab/>
        <w:t>tens_sum = tens_sum + ADC1BUF8;</w:t>
      </w:r>
    </w:p>
    <w:p w14:paraId="64BC3618" w14:textId="77777777" w:rsidR="00B8416A" w:rsidRDefault="00B8416A" w:rsidP="00B8416A">
      <w:r>
        <w:tab/>
      </w:r>
      <w:r>
        <w:tab/>
        <w:t>tens_sum = tens_sum + ADC1BUF9;</w:t>
      </w:r>
    </w:p>
    <w:p w14:paraId="2374168E" w14:textId="77777777" w:rsidR="00B8416A" w:rsidRDefault="00B8416A" w:rsidP="00B8416A">
      <w:r>
        <w:tab/>
      </w:r>
      <w:r>
        <w:tab/>
        <w:t>tens_sum = tens_sum + ADC1BUFA;</w:t>
      </w:r>
    </w:p>
    <w:p w14:paraId="37920547" w14:textId="77777777" w:rsidR="00B8416A" w:rsidRDefault="00B8416A" w:rsidP="00B8416A">
      <w:r>
        <w:tab/>
      </w:r>
      <w:r>
        <w:tab/>
        <w:t>tens_sum = tens_sum + ADC1BUFB;</w:t>
      </w:r>
    </w:p>
    <w:p w14:paraId="77E13767" w14:textId="77777777" w:rsidR="00B8416A" w:rsidRDefault="00B8416A" w:rsidP="00B8416A">
      <w:r>
        <w:tab/>
      </w:r>
      <w:r>
        <w:tab/>
        <w:t>tens_sum = tens_sum + ADC1BUFC;</w:t>
      </w:r>
    </w:p>
    <w:p w14:paraId="1617569E" w14:textId="77777777" w:rsidR="00B8416A" w:rsidRDefault="00B8416A" w:rsidP="00B8416A">
      <w:r>
        <w:tab/>
      </w:r>
      <w:r>
        <w:tab/>
        <w:t>tens_sum = tens_sum + ADC1BUFD;</w:t>
      </w:r>
    </w:p>
    <w:p w14:paraId="1862A9F7" w14:textId="77777777" w:rsidR="00B8416A" w:rsidRDefault="00B8416A" w:rsidP="00B8416A">
      <w:r>
        <w:tab/>
      </w:r>
      <w:r>
        <w:tab/>
        <w:t>tens_sum = tens_sum + ADC1BUFE;</w:t>
      </w:r>
    </w:p>
    <w:p w14:paraId="1C1F35E9" w14:textId="77777777" w:rsidR="00B8416A" w:rsidRDefault="00B8416A" w:rsidP="00B8416A">
      <w:r>
        <w:tab/>
      </w:r>
      <w:r>
        <w:tab/>
        <w:t>tens_sum = tens_sum + ADC1BUFF;</w:t>
      </w:r>
    </w:p>
    <w:p w14:paraId="7463E290" w14:textId="77777777" w:rsidR="00B8416A" w:rsidRDefault="00B8416A" w:rsidP="00B8416A"/>
    <w:p w14:paraId="36F7B3FC" w14:textId="77777777" w:rsidR="00B8416A" w:rsidRDefault="00B8416A" w:rsidP="00B8416A">
      <w:r>
        <w:tab/>
      </w:r>
      <w:r>
        <w:tab/>
        <w:t>tens_actual = tens_sum &gt;&gt;4;</w:t>
      </w:r>
    </w:p>
    <w:p w14:paraId="57C0A62F" w14:textId="77777777" w:rsidR="00B8416A" w:rsidRDefault="00B8416A" w:rsidP="00B8416A">
      <w:r>
        <w:tab/>
      </w:r>
      <w:r>
        <w:tab/>
        <w:t>if(tens_actual &gt;= tens_zero)</w:t>
      </w:r>
    </w:p>
    <w:p w14:paraId="14B43889" w14:textId="77777777" w:rsidR="00B8416A" w:rsidRDefault="00B8416A" w:rsidP="00B8416A">
      <w:r>
        <w:tab/>
      </w:r>
      <w:r>
        <w:tab/>
        <w:t>{</w:t>
      </w:r>
    </w:p>
    <w:p w14:paraId="60E9A2FB" w14:textId="77777777" w:rsidR="00B8416A" w:rsidRDefault="00B8416A" w:rsidP="00B8416A">
      <w:r>
        <w:tab/>
      </w:r>
      <w:r>
        <w:tab/>
      </w:r>
      <w:r>
        <w:tab/>
        <w:t>tens_temp = tens_actual - tens_zero;</w:t>
      </w:r>
    </w:p>
    <w:p w14:paraId="7E1E4E66" w14:textId="77777777" w:rsidR="00B8416A" w:rsidRDefault="00B8416A" w:rsidP="00B8416A">
      <w:r>
        <w:tab/>
      </w:r>
      <w:r>
        <w:tab/>
        <w:t>}</w:t>
      </w:r>
    </w:p>
    <w:p w14:paraId="6BB28960" w14:textId="77777777" w:rsidR="00B8416A" w:rsidRDefault="00B8416A" w:rsidP="00B8416A">
      <w:r>
        <w:tab/>
      </w:r>
      <w:r>
        <w:tab/>
        <w:t>else</w:t>
      </w:r>
    </w:p>
    <w:p w14:paraId="3B4D1E7D" w14:textId="77777777" w:rsidR="00B8416A" w:rsidRDefault="00B8416A" w:rsidP="00B8416A">
      <w:r>
        <w:tab/>
      </w:r>
      <w:r>
        <w:tab/>
        <w:t>{</w:t>
      </w:r>
    </w:p>
    <w:p w14:paraId="18976992" w14:textId="77777777" w:rsidR="00B8416A" w:rsidRDefault="00B8416A" w:rsidP="00B8416A">
      <w:r>
        <w:tab/>
      </w:r>
      <w:r>
        <w:tab/>
      </w:r>
      <w:r>
        <w:tab/>
        <w:t>tens_temp = 0;</w:t>
      </w:r>
    </w:p>
    <w:p w14:paraId="03B9B672" w14:textId="77777777" w:rsidR="00B8416A" w:rsidRDefault="00B8416A" w:rsidP="00B8416A">
      <w:r>
        <w:tab/>
      </w:r>
      <w:r>
        <w:tab/>
        <w:t>}</w:t>
      </w:r>
    </w:p>
    <w:p w14:paraId="0698F3EE" w14:textId="77777777" w:rsidR="00B8416A" w:rsidRDefault="00B8416A" w:rsidP="00B8416A">
      <w:r>
        <w:tab/>
      </w:r>
      <w:r>
        <w:tab/>
        <w:t>flag1.BIT.ad_conv = 1;</w:t>
      </w:r>
    </w:p>
    <w:p w14:paraId="34D2B400" w14:textId="77777777" w:rsidR="00B8416A" w:rsidRDefault="00B8416A" w:rsidP="00B8416A">
      <w:r>
        <w:tab/>
      </w:r>
      <w:r>
        <w:tab/>
        <w:t>//PORT_CUTTER^=1;//ｵﾔﾓﾃ</w:t>
      </w:r>
    </w:p>
    <w:p w14:paraId="125022DE" w14:textId="77777777" w:rsidR="00B8416A" w:rsidRDefault="00B8416A" w:rsidP="00B8416A">
      <w:r>
        <w:tab/>
        <w:t>}</w:t>
      </w:r>
    </w:p>
    <w:p w14:paraId="27566156" w14:textId="77777777" w:rsidR="00B8416A" w:rsidRDefault="00B8416A" w:rsidP="00B8416A"/>
    <w:p w14:paraId="37E0ED0B" w14:textId="77777777" w:rsidR="00B8416A" w:rsidRDefault="00B8416A" w:rsidP="00B8416A">
      <w:r>
        <w:tab/>
        <w:t>if(flag1.BIT.rx_300==1)</w:t>
      </w:r>
      <w:r>
        <w:tab/>
      </w:r>
      <w:r>
        <w:tab/>
      </w:r>
      <w:r>
        <w:tab/>
      </w:r>
      <w:r>
        <w:tab/>
      </w:r>
      <w:r>
        <w:tab/>
      </w:r>
      <w:r>
        <w:tab/>
        <w:t>//3.3mSﾒｻｴﾎｵﾄﾊｾﾝｽﾓﾊﾕ</w:t>
      </w:r>
    </w:p>
    <w:p w14:paraId="4AF29FCE" w14:textId="77777777" w:rsidR="00B8416A" w:rsidRDefault="00B8416A" w:rsidP="00B8416A">
      <w:r>
        <w:tab/>
        <w:t>{</w:t>
      </w:r>
    </w:p>
    <w:p w14:paraId="58E96F63" w14:textId="77777777" w:rsidR="00B8416A" w:rsidRDefault="00B8416A" w:rsidP="00B8416A">
      <w:r>
        <w:tab/>
      </w:r>
      <w:r>
        <w:tab/>
        <w:t>flag1.BIT.rx_300=0;</w:t>
      </w:r>
    </w:p>
    <w:p w14:paraId="0E6302BB" w14:textId="77777777" w:rsidR="00B8416A" w:rsidRDefault="00B8416A" w:rsidP="00B8416A">
      <w:r>
        <w:tab/>
      </w:r>
      <w:r>
        <w:tab/>
        <w:t>data_rx();</w:t>
      </w:r>
    </w:p>
    <w:p w14:paraId="076C8AA4" w14:textId="77777777" w:rsidR="00B8416A" w:rsidRDefault="00B8416A" w:rsidP="00B8416A">
      <w:r>
        <w:tab/>
        <w:t>}</w:t>
      </w:r>
    </w:p>
    <w:p w14:paraId="6A0F6CB9" w14:textId="77777777" w:rsidR="00B8416A" w:rsidRDefault="00B8416A" w:rsidP="00B8416A">
      <w:r>
        <w:tab/>
        <w:t>if(flag1.BIT.tx_300==1)</w:t>
      </w:r>
      <w:r>
        <w:tab/>
      </w:r>
      <w:r>
        <w:tab/>
      </w:r>
      <w:r>
        <w:tab/>
      </w:r>
      <w:r>
        <w:tab/>
      </w:r>
      <w:r>
        <w:tab/>
      </w:r>
      <w:r>
        <w:tab/>
        <w:t>//1.65mSﾒｻｴﾎｵﾄﾊｾﾝｷ｢ﾋﾍ</w:t>
      </w:r>
    </w:p>
    <w:p w14:paraId="6CCAE96B" w14:textId="77777777" w:rsidR="00B8416A" w:rsidRDefault="00B8416A" w:rsidP="00B8416A">
      <w:r>
        <w:tab/>
        <w:t>{</w:t>
      </w:r>
    </w:p>
    <w:p w14:paraId="3F69A382" w14:textId="77777777" w:rsidR="00B8416A" w:rsidRDefault="00B8416A" w:rsidP="00B8416A">
      <w:r>
        <w:tab/>
      </w:r>
      <w:r>
        <w:tab/>
        <w:t>flag1.BIT.tx_300=0;</w:t>
      </w:r>
    </w:p>
    <w:p w14:paraId="52B292F5" w14:textId="77777777" w:rsidR="00B8416A" w:rsidRDefault="00B8416A" w:rsidP="00B8416A">
      <w:r>
        <w:tab/>
      </w:r>
      <w:r>
        <w:tab/>
        <w:t>data_tx();</w:t>
      </w:r>
    </w:p>
    <w:p w14:paraId="27BCADF4" w14:textId="77777777" w:rsidR="00B8416A" w:rsidRDefault="00B8416A" w:rsidP="00B8416A">
      <w:r>
        <w:tab/>
        <w:t>}</w:t>
      </w:r>
    </w:p>
    <w:p w14:paraId="0C6A212A" w14:textId="77777777" w:rsidR="00B8416A" w:rsidRDefault="00B8416A" w:rsidP="00B8416A">
      <w:r>
        <w:tab/>
        <w:t>if(flag1.BIT.display==1)</w:t>
      </w:r>
      <w:r>
        <w:tab/>
      </w:r>
      <w:r>
        <w:tab/>
      </w:r>
      <w:r>
        <w:tab/>
      </w:r>
      <w:r>
        <w:tab/>
      </w:r>
      <w:r>
        <w:tab/>
        <w:t>//50msﾒｻｴﾎｵﾄLEDﾖｸﾊｾ</w:t>
      </w:r>
    </w:p>
    <w:p w14:paraId="5E871296" w14:textId="77777777" w:rsidR="00B8416A" w:rsidRDefault="00B8416A" w:rsidP="00B8416A">
      <w:r>
        <w:tab/>
        <w:t>{</w:t>
      </w:r>
    </w:p>
    <w:p w14:paraId="7EE0E585" w14:textId="77777777" w:rsidR="00B8416A" w:rsidRDefault="00B8416A" w:rsidP="00B8416A">
      <w:r>
        <w:tab/>
      </w:r>
      <w:r>
        <w:tab/>
        <w:t>flag1.BIT.display=0;</w:t>
      </w:r>
    </w:p>
    <w:p w14:paraId="14D22823" w14:textId="77777777" w:rsidR="00B8416A" w:rsidRDefault="00B8416A" w:rsidP="00B8416A">
      <w:r>
        <w:tab/>
      </w:r>
      <w:r>
        <w:tab/>
        <w:t>led_display();</w:t>
      </w:r>
    </w:p>
    <w:p w14:paraId="5D5A9444" w14:textId="77777777" w:rsidR="00B8416A" w:rsidRDefault="00B8416A" w:rsidP="00B8416A">
      <w:r>
        <w:lastRenderedPageBreak/>
        <w:tab/>
      </w:r>
      <w:r>
        <w:tab/>
        <w:t>//ｼｶﾑﾓﾊｱｳﾌﾐ・</w:t>
      </w:r>
    </w:p>
    <w:p w14:paraId="76F6CE77" w14:textId="77777777" w:rsidR="00B8416A" w:rsidRDefault="00B8416A" w:rsidP="00B8416A">
      <w:r>
        <w:tab/>
      </w:r>
      <w:r>
        <w:tab/>
        <w:t>if(flag1.BIT.cutter_down==1)</w:t>
      </w:r>
    </w:p>
    <w:p w14:paraId="755B9C4B" w14:textId="77777777" w:rsidR="00B8416A" w:rsidRDefault="00B8416A" w:rsidP="00B8416A">
      <w:r>
        <w:tab/>
      </w:r>
      <w:r>
        <w:tab/>
        <w:t>{</w:t>
      </w:r>
    </w:p>
    <w:p w14:paraId="5687ED32" w14:textId="77777777" w:rsidR="00B8416A" w:rsidRDefault="00B8416A" w:rsidP="00B8416A">
      <w:r>
        <w:tab/>
      </w:r>
      <w:r>
        <w:tab/>
      </w:r>
      <w:r>
        <w:tab/>
        <w:t>PORT_CUTTER=1;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//ｼｶｶｯﾗ・</w:t>
      </w:r>
      <w:r>
        <w:tab/>
      </w:r>
      <w:r>
        <w:tab/>
      </w:r>
    </w:p>
    <w:p w14:paraId="37A36C0F" w14:textId="77777777" w:rsidR="00B8416A" w:rsidRDefault="00B8416A" w:rsidP="00B8416A">
      <w:r>
        <w:tab/>
      </w:r>
      <w:r>
        <w:tab/>
      </w:r>
      <w:r>
        <w:tab/>
        <w:t>cutter_timer--;</w:t>
      </w:r>
    </w:p>
    <w:p w14:paraId="13754D93" w14:textId="77777777" w:rsidR="00B8416A" w:rsidRDefault="00B8416A" w:rsidP="00B8416A">
      <w:r>
        <w:tab/>
      </w:r>
      <w:r>
        <w:tab/>
      </w:r>
      <w:r>
        <w:tab/>
        <w:t>if(cutter_timer==0)</w:t>
      </w:r>
    </w:p>
    <w:p w14:paraId="162DB6E1" w14:textId="77777777" w:rsidR="00B8416A" w:rsidRDefault="00B8416A" w:rsidP="00B8416A">
      <w:r>
        <w:tab/>
      </w:r>
      <w:r>
        <w:tab/>
      </w:r>
      <w:r>
        <w:tab/>
        <w:t>{</w:t>
      </w:r>
    </w:p>
    <w:p w14:paraId="72CD8B3C" w14:textId="77777777" w:rsidR="00B8416A" w:rsidRDefault="00B8416A" w:rsidP="00B8416A">
      <w:r>
        <w:tab/>
      </w:r>
      <w:r>
        <w:tab/>
      </w:r>
      <w:r>
        <w:tab/>
      </w:r>
      <w:r>
        <w:tab/>
        <w:t>flag1.BIT.cutter_down=0;</w:t>
      </w:r>
    </w:p>
    <w:p w14:paraId="52637129" w14:textId="77777777" w:rsidR="00B8416A" w:rsidRDefault="00B8416A" w:rsidP="00B8416A">
      <w:r>
        <w:tab/>
      </w:r>
      <w:r>
        <w:tab/>
      </w:r>
      <w:r>
        <w:tab/>
      </w:r>
      <w:r>
        <w:tab/>
        <w:t>PORT_CUTTER=0;</w:t>
      </w:r>
    </w:p>
    <w:p w14:paraId="4BF90F2E" w14:textId="77777777" w:rsidR="00B8416A" w:rsidRDefault="00B8416A" w:rsidP="00B8416A">
      <w:r>
        <w:tab/>
      </w:r>
      <w:r>
        <w:tab/>
      </w:r>
      <w:r>
        <w:tab/>
        <w:t>}</w:t>
      </w:r>
    </w:p>
    <w:p w14:paraId="2CC83705" w14:textId="77777777" w:rsidR="00B8416A" w:rsidRDefault="00B8416A" w:rsidP="00B8416A">
      <w:r>
        <w:tab/>
      </w:r>
      <w:r>
        <w:tab/>
        <w:t>}</w:t>
      </w:r>
    </w:p>
    <w:p w14:paraId="17F39675" w14:textId="77777777" w:rsidR="00B8416A" w:rsidRDefault="00B8416A" w:rsidP="00B8416A">
      <w:r>
        <w:tab/>
        <w:t>}</w:t>
      </w:r>
    </w:p>
    <w:p w14:paraId="76DFBF99" w14:textId="77777777" w:rsidR="00B8416A" w:rsidRDefault="00B8416A" w:rsidP="00B8416A">
      <w:r>
        <w:tab/>
        <w:t>if(flag1.BIT.pulse_count==1)</w:t>
      </w:r>
      <w:r>
        <w:tab/>
      </w:r>
      <w:r>
        <w:tab/>
      </w:r>
      <w:r>
        <w:tab/>
      </w:r>
      <w:r>
        <w:tab/>
      </w:r>
      <w:r>
        <w:tab/>
        <w:t>//ﾏﾟｳ､ｼﾆﾋ・</w:t>
      </w:r>
    </w:p>
    <w:p w14:paraId="00C63A29" w14:textId="77777777" w:rsidR="00B8416A" w:rsidRDefault="00B8416A" w:rsidP="00B8416A">
      <w:r>
        <w:tab/>
        <w:t>{</w:t>
      </w:r>
    </w:p>
    <w:p w14:paraId="4FB1E7D2" w14:textId="77777777" w:rsidR="00B8416A" w:rsidRDefault="00B8416A" w:rsidP="00B8416A">
      <w:r>
        <w:t xml:space="preserve">        flag1.BIT.pulse_count=0;</w:t>
      </w:r>
    </w:p>
    <w:p w14:paraId="77175494" w14:textId="77777777" w:rsidR="00B8416A" w:rsidRDefault="00B8416A" w:rsidP="00B8416A">
      <w:r>
        <w:tab/>
      </w:r>
      <w:r>
        <w:tab/>
        <w:t>pulse_count();</w:t>
      </w:r>
    </w:p>
    <w:p w14:paraId="5514AFA5" w14:textId="77777777" w:rsidR="00B8416A" w:rsidRDefault="00B8416A" w:rsidP="00B8416A">
      <w:r>
        <w:tab/>
        <w:t>}</w:t>
      </w:r>
    </w:p>
    <w:p w14:paraId="15A32CC7" w14:textId="77777777" w:rsidR="00B8416A" w:rsidRDefault="00B8416A" w:rsidP="00B8416A">
      <w:r>
        <w:tab/>
        <w:t>if(flag1.BIT.speed_count==1)</w:t>
      </w:r>
    </w:p>
    <w:p w14:paraId="2FF98DFC" w14:textId="77777777" w:rsidR="00B8416A" w:rsidRDefault="00B8416A" w:rsidP="00B8416A">
      <w:r>
        <w:tab/>
        <w:t>{</w:t>
      </w:r>
    </w:p>
    <w:p w14:paraId="13C8BF29" w14:textId="77777777" w:rsidR="00B8416A" w:rsidRDefault="00B8416A" w:rsidP="00B8416A">
      <w:r>
        <w:t xml:space="preserve">        flag1.BIT.speed_count=0;</w:t>
      </w:r>
    </w:p>
    <w:p w14:paraId="175A4DBB" w14:textId="77777777" w:rsidR="00B8416A" w:rsidRDefault="00B8416A" w:rsidP="00B8416A">
      <w:r>
        <w:t xml:space="preserve">        GetSpeed();</w:t>
      </w:r>
    </w:p>
    <w:p w14:paraId="7E64BD7F" w14:textId="77777777" w:rsidR="00B8416A" w:rsidRDefault="00B8416A" w:rsidP="00B8416A">
      <w:r>
        <w:tab/>
        <w:t>}</w:t>
      </w:r>
    </w:p>
    <w:p w14:paraId="79C6A4AC" w14:textId="77777777" w:rsidR="00B8416A" w:rsidRDefault="00B8416A" w:rsidP="00B8416A">
      <w:r>
        <w:t>}</w:t>
      </w:r>
    </w:p>
    <w:p w14:paraId="54A85E48" w14:textId="77777777" w:rsidR="00B8416A" w:rsidRDefault="00B8416A" w:rsidP="00B8416A">
      <w:r>
        <w:t>// end of while (1)</w:t>
      </w:r>
    </w:p>
    <w:p w14:paraId="5A35DD7A" w14:textId="77777777" w:rsidR="00B8416A" w:rsidRDefault="00B8416A" w:rsidP="00B8416A">
      <w:r>
        <w:t>}// end of main</w:t>
      </w:r>
    </w:p>
    <w:p w14:paraId="5F7E6BAF" w14:textId="77777777" w:rsidR="00B8416A" w:rsidRDefault="00B8416A" w:rsidP="00B8416A"/>
    <w:p w14:paraId="0FF5F4AA" w14:textId="77777777" w:rsidR="00B8416A" w:rsidRDefault="00B8416A" w:rsidP="00B8416A">
      <w:r>
        <w:t>/**************************************ｶﾋｿﾚｲ鰉ｯｺｯﾊ****************************************/</w:t>
      </w:r>
    </w:p>
    <w:p w14:paraId="69B7DA4C" w14:textId="77777777" w:rsidR="00B8416A" w:rsidRDefault="00B8416A" w:rsidP="00B8416A">
      <w:r>
        <w:t>/******************************************************************************************/</w:t>
      </w:r>
    </w:p>
    <w:p w14:paraId="4D3E8CD2" w14:textId="77777777" w:rsidR="00B8416A" w:rsidRDefault="00B8416A" w:rsidP="00B8416A">
      <w:r>
        <w:t>void check_port(void)</w:t>
      </w:r>
    </w:p>
    <w:p w14:paraId="73AD2DC0" w14:textId="77777777" w:rsidR="00B8416A" w:rsidRDefault="00B8416A" w:rsidP="00B8416A">
      <w:r>
        <w:t>{</w:t>
      </w:r>
    </w:p>
    <w:p w14:paraId="55C11A4E" w14:textId="77777777" w:rsidR="00B8416A" w:rsidRDefault="00B8416A" w:rsidP="00B8416A">
      <w:r>
        <w:tab/>
        <w:t>/*if(PORT_BOR == 0)</w:t>
      </w:r>
      <w:r>
        <w:tab/>
      </w:r>
      <w:r>
        <w:tab/>
      </w:r>
      <w:r>
        <w:tab/>
      </w:r>
      <w:r>
        <w:tab/>
      </w:r>
      <w:r>
        <w:tab/>
      </w:r>
      <w:r>
        <w:tab/>
        <w:t>//ｵ醵ｹﾆｫｵﾍ</w:t>
      </w:r>
    </w:p>
    <w:p w14:paraId="6C1B1067" w14:textId="77777777" w:rsidR="00B8416A" w:rsidRDefault="00B8416A" w:rsidP="00B8416A">
      <w:r>
        <w:tab/>
        <w:t>{</w:t>
      </w:r>
    </w:p>
    <w:p w14:paraId="65513919" w14:textId="77777777" w:rsidR="00B8416A" w:rsidRDefault="00B8416A" w:rsidP="00B8416A">
      <w:r>
        <w:tab/>
      </w:r>
      <w:r>
        <w:tab/>
        <w:t>INTCON1bits.NSTDIS = 0;</w:t>
      </w:r>
      <w:r>
        <w:tab/>
      </w:r>
      <w:r>
        <w:tab/>
      </w:r>
      <w:r>
        <w:tab/>
      </w:r>
      <w:r>
        <w:tab/>
        <w:t>//ｹﾘﾖﾐｶﾏ</w:t>
      </w:r>
    </w:p>
    <w:p w14:paraId="780873AF" w14:textId="5D6A34C9" w:rsidR="00B8416A" w:rsidRDefault="00B8416A" w:rsidP="00B8416A">
      <w:r>
        <w:tab/>
      </w:r>
      <w:r>
        <w:tab/>
        <w:t>flag1.BIT.lowvolt = 1;</w:t>
      </w:r>
      <w:r>
        <w:tab/>
      </w:r>
      <w:r>
        <w:tab/>
      </w:r>
      <w:r>
        <w:tab/>
      </w:r>
      <w:r>
        <w:tab/>
        <w:t>//ﾖﾃｵﾍｵ醵ｹｱ・</w:t>
      </w:r>
      <w:del w:id="47" w:author="勤 荘田" w:date="2023-06-13T10:57:00Z">
        <w:r w:rsidR="00D82224">
          <w:delText>ｾﾎｻ</w:delText>
        </w:r>
      </w:del>
      <w:ins w:id="48" w:author="勤 荘田" w:date="2023-06-13T10:57:00Z">
        <w:r>
          <w:t>ｾﾎ?</w:t>
        </w:r>
      </w:ins>
    </w:p>
    <w:p w14:paraId="774AE739" w14:textId="77777777" w:rsidR="00B8416A" w:rsidRDefault="00B8416A" w:rsidP="00B8416A">
      <w:r>
        <w:tab/>
      </w:r>
      <w:r>
        <w:tab/>
        <w:t>P1DC1 = 0;// set PWM 1, 2 and 3 to 0</w:t>
      </w:r>
    </w:p>
    <w:p w14:paraId="0F957038" w14:textId="77777777" w:rsidR="00B8416A" w:rsidRDefault="00B8416A" w:rsidP="00B8416A">
      <w:r>
        <w:tab/>
      </w:r>
      <w:r>
        <w:tab/>
        <w:t>P1DC2 = 0;</w:t>
      </w:r>
    </w:p>
    <w:p w14:paraId="72FEC738" w14:textId="77777777" w:rsidR="00B8416A" w:rsidRDefault="00B8416A" w:rsidP="00B8416A">
      <w:r>
        <w:tab/>
      </w:r>
      <w:r>
        <w:tab/>
        <w:t>P1DC3 = 0;</w:t>
      </w:r>
    </w:p>
    <w:p w14:paraId="332D95FF" w14:textId="77777777" w:rsidR="00B8416A" w:rsidRDefault="00B8416A" w:rsidP="00B8416A">
      <w:r>
        <w:lastRenderedPageBreak/>
        <w:tab/>
      </w:r>
      <w:r>
        <w:tab/>
        <w:t>LED_RED = 1;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//ﾃﾆ,ｲ簗ﾔ｣ｬｵﾆﾁﾁ</w:t>
      </w:r>
    </w:p>
    <w:p w14:paraId="76E02BC7" w14:textId="77777777" w:rsidR="00B8416A" w:rsidRDefault="00B8416A" w:rsidP="00B8416A">
      <w:r>
        <w:tab/>
      </w:r>
      <w:r>
        <w:tab/>
        <w:t>LED_GRN = 1;</w:t>
      </w:r>
    </w:p>
    <w:p w14:paraId="10FC70D3" w14:textId="77777777" w:rsidR="00B8416A" w:rsidRDefault="00B8416A" w:rsidP="00B8416A">
      <w:r>
        <w:tab/>
      </w:r>
      <w:r>
        <w:tab/>
        <w:t>//AD1CON1bits.ADON = 0;</w:t>
      </w:r>
      <w:r>
        <w:tab/>
      </w:r>
      <w:r>
        <w:tab/>
      </w:r>
      <w:r>
        <w:tab/>
        <w:t>//ｹﾘｱﾕAD</w:t>
      </w:r>
    </w:p>
    <w:p w14:paraId="3F81081F" w14:textId="77777777" w:rsidR="00B8416A" w:rsidRDefault="00B8416A" w:rsidP="00B8416A">
      <w:r>
        <w:tab/>
      </w:r>
      <w:r>
        <w:tab/>
        <w:t>data_backup1();</w:t>
      </w:r>
    </w:p>
    <w:p w14:paraId="54217350" w14:textId="77777777" w:rsidR="00B8416A" w:rsidRDefault="00B8416A" w:rsidP="00B8416A">
      <w:r>
        <w:tab/>
      </w:r>
      <w:r>
        <w:tab/>
        <w:t>INTCON1bits.NSTDIS = 1;</w:t>
      </w:r>
      <w:r>
        <w:tab/>
      </w:r>
      <w:r>
        <w:tab/>
      </w:r>
      <w:r>
        <w:tab/>
        <w:t>//ｿｪﾖﾐｶﾏ</w:t>
      </w:r>
      <w:r>
        <w:tab/>
      </w:r>
    </w:p>
    <w:p w14:paraId="2251AD0A" w14:textId="77777777" w:rsidR="00B8416A" w:rsidRDefault="00B8416A" w:rsidP="00B8416A">
      <w:r>
        <w:tab/>
      </w:r>
      <w:r>
        <w:tab/>
      </w:r>
    </w:p>
    <w:p w14:paraId="32681E78" w14:textId="77777777" w:rsidR="00B8416A" w:rsidRDefault="00B8416A" w:rsidP="00B8416A">
      <w:r>
        <w:tab/>
        <w:t>}</w:t>
      </w:r>
    </w:p>
    <w:p w14:paraId="5F65A028" w14:textId="4E77FC67" w:rsidR="00B8416A" w:rsidRDefault="00B8416A" w:rsidP="00B8416A">
      <w:r>
        <w:tab/>
        <w:t>else */if(flag1.BIT.rx_start == 0)</w:t>
      </w:r>
      <w:r>
        <w:tab/>
        <w:t>//ｵ醵ｹﾕｳ｣,ｼ・鯱</w:t>
      </w:r>
      <w:del w:id="49" w:author="勤 荘田" w:date="2023-06-13T10:57:00Z">
        <w:r w:rsidR="00D82224">
          <w:delText>ｨﾑｶ</w:delText>
        </w:r>
        <w:r w:rsidR="00D82224">
          <w:tab/>
        </w:r>
      </w:del>
      <w:ins w:id="50" w:author="勤 荘田" w:date="2023-06-13T10:57:00Z">
        <w:r>
          <w:t>ｨﾑ?</w:t>
        </w:r>
      </w:ins>
    </w:p>
    <w:p w14:paraId="58BE1212" w14:textId="77777777" w:rsidR="00B8416A" w:rsidRDefault="00B8416A" w:rsidP="00B8416A">
      <w:r>
        <w:tab/>
        <w:t>{</w:t>
      </w:r>
    </w:p>
    <w:p w14:paraId="0EC819D4" w14:textId="77777777" w:rsidR="00B8416A" w:rsidRDefault="00B8416A" w:rsidP="00B8416A">
      <w:r>
        <w:tab/>
      </w:r>
      <w:r>
        <w:tab/>
        <w:t>if(PORT_RX == 0)</w:t>
      </w:r>
      <w:r>
        <w:tab/>
      </w:r>
      <w:r>
        <w:tab/>
      </w:r>
      <w:r>
        <w:tab/>
      </w:r>
      <w:r>
        <w:tab/>
        <w:t>//ﾈ郢炫A4ﾓﾐｵﾍｵ酥ｽ</w:t>
      </w:r>
    </w:p>
    <w:p w14:paraId="2D9392F6" w14:textId="77777777" w:rsidR="00B8416A" w:rsidRDefault="00B8416A" w:rsidP="00B8416A">
      <w:r>
        <w:tab/>
      </w:r>
      <w:r>
        <w:tab/>
        <w:t>{</w:t>
      </w:r>
    </w:p>
    <w:p w14:paraId="1179C302" w14:textId="77777777" w:rsidR="00B8416A" w:rsidRDefault="00B8416A" w:rsidP="00B8416A">
      <w:r>
        <w:tab/>
      </w:r>
      <w:r>
        <w:tab/>
      </w:r>
      <w:r>
        <w:tab/>
        <w:t>rx_timer = 33;</w:t>
      </w:r>
      <w:r>
        <w:tab/>
      </w:r>
      <w:r>
        <w:tab/>
      </w:r>
      <w:r>
        <w:tab/>
      </w:r>
      <w:r>
        <w:tab/>
        <w:t>//ｹ1.65mSﾔﾙｼ・・</w:t>
      </w:r>
    </w:p>
    <w:p w14:paraId="073ADCD3" w14:textId="77777777" w:rsidR="00B8416A" w:rsidRDefault="00B8416A" w:rsidP="00B8416A">
      <w:r>
        <w:tab/>
      </w:r>
      <w:r>
        <w:tab/>
      </w:r>
      <w:r>
        <w:tab/>
        <w:t>rx_bitcntr = 0;</w:t>
      </w:r>
    </w:p>
    <w:p w14:paraId="78364DDC" w14:textId="77777777" w:rsidR="00B8416A" w:rsidRDefault="00B8416A" w:rsidP="00B8416A">
      <w:r>
        <w:tab/>
      </w:r>
      <w:r>
        <w:tab/>
      </w:r>
      <w:r>
        <w:tab/>
        <w:t>rx_waitcntr = 17;</w:t>
      </w:r>
    </w:p>
    <w:p w14:paraId="5655EE80" w14:textId="77777777" w:rsidR="00B8416A" w:rsidRDefault="00B8416A" w:rsidP="00B8416A">
      <w:r>
        <w:tab/>
      </w:r>
      <w:r>
        <w:tab/>
      </w:r>
      <w:r>
        <w:tab/>
        <w:t>flag1.BIT.rx_300 = 0;</w:t>
      </w:r>
    </w:p>
    <w:p w14:paraId="39AB8ED3" w14:textId="77777777" w:rsidR="00B8416A" w:rsidRDefault="00B8416A" w:rsidP="00B8416A">
      <w:r>
        <w:tab/>
      </w:r>
      <w:r>
        <w:tab/>
      </w:r>
      <w:r>
        <w:tab/>
        <w:t>flag1.BIT.rx_start = 1;</w:t>
      </w:r>
      <w:r>
        <w:tab/>
      </w:r>
      <w:r>
        <w:tab/>
      </w:r>
    </w:p>
    <w:p w14:paraId="059304D4" w14:textId="77777777" w:rsidR="00B8416A" w:rsidRDefault="00B8416A" w:rsidP="00B8416A">
      <w:r>
        <w:tab/>
      </w:r>
      <w:r>
        <w:tab/>
        <w:t>}</w:t>
      </w:r>
    </w:p>
    <w:p w14:paraId="742CFA20" w14:textId="77777777" w:rsidR="00B8416A" w:rsidRDefault="00B8416A" w:rsidP="00B8416A">
      <w:r>
        <w:tab/>
        <w:t>}</w:t>
      </w:r>
    </w:p>
    <w:p w14:paraId="7C8497E8" w14:textId="77777777" w:rsidR="00B8416A" w:rsidRDefault="00B8416A" w:rsidP="00B8416A"/>
    <w:p w14:paraId="05C489E8" w14:textId="77777777" w:rsidR="00B8416A" w:rsidRDefault="00B8416A" w:rsidP="00B8416A">
      <w:r>
        <w:t>}</w:t>
      </w:r>
    </w:p>
    <w:p w14:paraId="5FEB4F0A" w14:textId="77777777" w:rsidR="00B8416A" w:rsidRDefault="00B8416A" w:rsidP="00B8416A">
      <w:r>
        <w:t>/************************************************************************</w:t>
      </w:r>
    </w:p>
    <w:p w14:paraId="61441097" w14:textId="77777777" w:rsidR="00B8416A" w:rsidRDefault="00B8416A" w:rsidP="00B8416A">
      <w:r>
        <w:t>GetSpeed, determins the exact speed of the motor by using the value in</w:t>
      </w:r>
    </w:p>
    <w:p w14:paraId="0B3D6885" w14:textId="77777777" w:rsidR="00B8416A" w:rsidRDefault="00B8416A" w:rsidP="00B8416A">
      <w:r>
        <w:t xml:space="preserve">TMR3 for every mechanical cycle. </w:t>
      </w:r>
    </w:p>
    <w:p w14:paraId="4DDF6CDD" w14:textId="77777777" w:rsidR="00B8416A" w:rsidRDefault="00B8416A" w:rsidP="00B8416A">
      <w:r>
        <w:rPr>
          <w:rFonts w:hint="eastAsia"/>
        </w:rPr>
        <w:t>ｲ簗ﾔｷ｢ﾏﾖ｣ｺﾒﾔﾏﾂｳﾌﾐｹﾓﾃﾊｱｼ萸ｪ</w:t>
      </w:r>
      <w:r>
        <w:t>8us(ｵ扈昀ｴｶｯ)｣ｬ10us(ｵ扈昤ﾋﾗｪﾆﾕﾍｨｾ・</w:t>
      </w:r>
    </w:p>
    <w:p w14:paraId="0F603D1E" w14:textId="77777777" w:rsidR="00B8416A" w:rsidRDefault="00B8416A" w:rsidP="00B8416A">
      <w:r>
        <w:t>*************************************************************************/</w:t>
      </w:r>
    </w:p>
    <w:p w14:paraId="7A1571C6" w14:textId="77777777" w:rsidR="00B8416A" w:rsidRDefault="00B8416A" w:rsidP="00B8416A">
      <w:r>
        <w:t>void GetSpeed(void)</w:t>
      </w:r>
    </w:p>
    <w:p w14:paraId="23BABCE1" w14:textId="77777777" w:rsidR="00B8416A" w:rsidRDefault="00B8416A" w:rsidP="00B8416A">
      <w:r>
        <w:t>{</w:t>
      </w:r>
    </w:p>
    <w:p w14:paraId="4DECD8A2" w14:textId="77777777" w:rsidR="00B8416A" w:rsidRDefault="00B8416A" w:rsidP="00B8416A">
      <w:r>
        <w:tab/>
        <w:t>if ((speed_cntr1 &gt; 3) &amp;&amp; (flag1.BIT.cutter_down == 0))// 600RPM:12pu/50ms;24pu/100ms//ﾔｭ5ｸﾅｼｫ 0902</w:t>
      </w:r>
    </w:p>
    <w:p w14:paraId="123F90FA" w14:textId="77777777" w:rsidR="00B8416A" w:rsidRDefault="00B8416A" w:rsidP="00B8416A">
      <w:r>
        <w:tab/>
        <w:t>{</w:t>
      </w:r>
    </w:p>
    <w:p w14:paraId="2BA97D4B" w14:textId="77777777" w:rsidR="00B8416A" w:rsidRDefault="00B8416A" w:rsidP="00B8416A">
      <w:r>
        <w:tab/>
      </w:r>
      <w:r>
        <w:tab/>
        <w:t>flag1.BIT.motor_running = 1;</w:t>
      </w:r>
    </w:p>
    <w:p w14:paraId="2038821C" w14:textId="77777777" w:rsidR="00B8416A" w:rsidRDefault="00B8416A" w:rsidP="00B8416A">
      <w:r>
        <w:tab/>
      </w:r>
      <w:r>
        <w:tab/>
        <w:t>flag3.BIT.wind_start = 1;</w:t>
      </w:r>
    </w:p>
    <w:p w14:paraId="32E43A2C" w14:textId="77777777" w:rsidR="00B8416A" w:rsidRDefault="00B8416A" w:rsidP="00B8416A"/>
    <w:p w14:paraId="78988731" w14:textId="77777777" w:rsidR="00B8416A" w:rsidRDefault="00B8416A" w:rsidP="00B8416A">
      <w:r>
        <w:t>/**********************************20200322 updated************************************/</w:t>
      </w:r>
    </w:p>
    <w:p w14:paraId="0E876182" w14:textId="77777777" w:rsidR="00B8416A" w:rsidRDefault="00B8416A" w:rsidP="00B8416A">
      <w:r>
        <w:tab/>
      </w:r>
      <w:r>
        <w:tab/>
        <w:t>//speed check for state</w:t>
      </w:r>
    </w:p>
    <w:p w14:paraId="7AB471B1" w14:textId="77777777" w:rsidR="00B8416A" w:rsidRDefault="00B8416A" w:rsidP="00B8416A">
      <w:r>
        <w:tab/>
      </w:r>
      <w:r>
        <w:tab/>
        <w:t>if((speed_cntr1 + 10) &lt; speed_min_avg) //判断速度下降，停机判定.</w:t>
      </w:r>
    </w:p>
    <w:p w14:paraId="777A9FB7" w14:textId="77777777" w:rsidR="00B8416A" w:rsidRDefault="00B8416A" w:rsidP="00B8416A">
      <w:r>
        <w:tab/>
      </w:r>
      <w:r>
        <w:tab/>
        <w:t>{</w:t>
      </w:r>
    </w:p>
    <w:p w14:paraId="364E189B" w14:textId="77777777" w:rsidR="00B8416A" w:rsidRDefault="00B8416A" w:rsidP="00B8416A">
      <w:r>
        <w:lastRenderedPageBreak/>
        <w:tab/>
      </w:r>
      <w:r>
        <w:tab/>
      </w:r>
      <w:r>
        <w:tab/>
        <w:t>flag1.BIT.speed_drop = 1;</w:t>
      </w:r>
    </w:p>
    <w:p w14:paraId="6D12C627" w14:textId="77777777" w:rsidR="00B8416A" w:rsidRDefault="00B8416A" w:rsidP="00B8416A">
      <w:r>
        <w:tab/>
      </w:r>
      <w:r>
        <w:tab/>
        <w:t>}</w:t>
      </w:r>
    </w:p>
    <w:p w14:paraId="0448A9D4" w14:textId="77777777" w:rsidR="00B8416A" w:rsidRDefault="00B8416A" w:rsidP="00B8416A">
      <w:r>
        <w:tab/>
      </w:r>
      <w:r>
        <w:tab/>
        <w:t>else if(speed_cntr1 &lt; (speed_min_avg + 4))//判断速度是否接近?折点.</w:t>
      </w:r>
    </w:p>
    <w:p w14:paraId="72A7CD9B" w14:textId="77777777" w:rsidR="00B8416A" w:rsidRDefault="00B8416A" w:rsidP="00B8416A">
      <w:r>
        <w:tab/>
      </w:r>
      <w:r>
        <w:tab/>
        <w:t>{</w:t>
      </w:r>
    </w:p>
    <w:p w14:paraId="2A8797DD" w14:textId="77777777" w:rsidR="00B8416A" w:rsidRDefault="00B8416A" w:rsidP="00B8416A">
      <w:r>
        <w:tab/>
      </w:r>
      <w:r>
        <w:tab/>
      </w:r>
      <w:r>
        <w:tab/>
        <w:t>flag1.BIT.speedlow = 1;</w:t>
      </w:r>
    </w:p>
    <w:p w14:paraId="2ED9CA22" w14:textId="77777777" w:rsidR="00B8416A" w:rsidRDefault="00B8416A" w:rsidP="00B8416A">
      <w:r>
        <w:tab/>
      </w:r>
      <w:r>
        <w:tab/>
        <w:t>}</w:t>
      </w:r>
    </w:p>
    <w:p w14:paraId="742C53D0" w14:textId="77777777" w:rsidR="00B8416A" w:rsidRDefault="00B8416A" w:rsidP="00B8416A">
      <w:r>
        <w:tab/>
      </w:r>
      <w:r>
        <w:tab/>
        <w:t>else</w:t>
      </w:r>
    </w:p>
    <w:p w14:paraId="63984E1E" w14:textId="77777777" w:rsidR="00B8416A" w:rsidRDefault="00B8416A" w:rsidP="00B8416A">
      <w:r>
        <w:tab/>
      </w:r>
      <w:r>
        <w:tab/>
        <w:t>{</w:t>
      </w:r>
    </w:p>
    <w:p w14:paraId="64F9C2F7" w14:textId="77777777" w:rsidR="00B8416A" w:rsidRDefault="00B8416A" w:rsidP="00B8416A">
      <w:r>
        <w:tab/>
      </w:r>
      <w:r>
        <w:tab/>
      </w:r>
      <w:r>
        <w:tab/>
        <w:t>flag1.BIT.speedlow = 0;</w:t>
      </w:r>
    </w:p>
    <w:p w14:paraId="5CB9776A" w14:textId="77777777" w:rsidR="00B8416A" w:rsidRDefault="00B8416A" w:rsidP="00B8416A">
      <w:r>
        <w:tab/>
      </w:r>
      <w:r>
        <w:tab/>
      </w:r>
      <w:r>
        <w:tab/>
        <w:t>flag1.BIT.speed_drop = 0;</w:t>
      </w:r>
    </w:p>
    <w:p w14:paraId="5226F6BF" w14:textId="77777777" w:rsidR="00B8416A" w:rsidRDefault="00B8416A" w:rsidP="00B8416A">
      <w:r>
        <w:tab/>
      </w:r>
      <w:r>
        <w:tab/>
        <w:t>}</w:t>
      </w:r>
    </w:p>
    <w:p w14:paraId="3BD4E40A" w14:textId="77777777" w:rsidR="00B8416A" w:rsidRDefault="00B8416A" w:rsidP="00B8416A">
      <w:r>
        <w:t>/**************************************************************************************/</w:t>
      </w:r>
    </w:p>
    <w:p w14:paraId="713D27A0" w14:textId="77777777" w:rsidR="00B8416A" w:rsidRDefault="00B8416A" w:rsidP="00B8416A"/>
    <w:p w14:paraId="522616B7" w14:textId="6C1ADF25" w:rsidR="00B8416A" w:rsidRDefault="00B8416A" w:rsidP="00B8416A">
      <w:r>
        <w:tab/>
      </w:r>
      <w:r>
        <w:tab/>
        <w:t>//ﾃｿ50msﾑｭｻｷﾒｻｴﾎ,200ｸｭｻｷﾎｪ10S｣ｬﾅﾐｶﾏ1ｴﾎﾗ鋗ｵｺﾍﾗ隯｡ﾖｵ｣ｬｸ・ﾂﾋﾙｶﾈｲ靑</w:t>
      </w:r>
      <w:del w:id="51" w:author="勤 荘田" w:date="2023-06-13T10:57:00Z">
        <w:r w:rsidR="00D82224">
          <w:delText>ｵ</w:delText>
        </w:r>
      </w:del>
      <w:ins w:id="52" w:author="勤 荘田" w:date="2023-06-13T10:57:00Z">
        <w:r>
          <w:t>?</w:t>
        </w:r>
      </w:ins>
    </w:p>
    <w:p w14:paraId="1A425269" w14:textId="77777777" w:rsidR="00B8416A" w:rsidRDefault="00B8416A" w:rsidP="00B8416A">
      <w:r>
        <w:tab/>
      </w:r>
      <w:r>
        <w:tab/>
        <w:t>if(++special_cycletimer == 200)</w:t>
      </w:r>
    </w:p>
    <w:p w14:paraId="7D603725" w14:textId="77777777" w:rsidR="00B8416A" w:rsidRDefault="00B8416A" w:rsidP="00B8416A">
      <w:r>
        <w:tab/>
      </w:r>
      <w:r>
        <w:tab/>
        <w:t>{</w:t>
      </w:r>
    </w:p>
    <w:p w14:paraId="6F307EB3" w14:textId="77777777" w:rsidR="00B8416A" w:rsidRDefault="00B8416A" w:rsidP="00B8416A">
      <w:r>
        <w:tab/>
      </w:r>
      <w:r>
        <w:tab/>
      </w:r>
      <w:r>
        <w:tab/>
        <w:t>special_cycletimer = 0;</w:t>
      </w:r>
    </w:p>
    <w:p w14:paraId="32798766" w14:textId="77777777" w:rsidR="00B8416A" w:rsidRDefault="00B8416A" w:rsidP="00B8416A">
      <w:r>
        <w:tab/>
      </w:r>
      <w:r>
        <w:tab/>
      </w:r>
      <w:r>
        <w:tab/>
        <w:t>//speed_deltaprev = speed_deltalast;</w:t>
      </w:r>
    </w:p>
    <w:p w14:paraId="7B4C1CF5" w14:textId="5DEF8593" w:rsidR="00B8416A" w:rsidRDefault="00B8416A" w:rsidP="00B8416A">
      <w:r>
        <w:tab/>
      </w:r>
      <w:r>
        <w:tab/>
      </w:r>
      <w:r>
        <w:tab/>
        <w:t>speed_deltalast = speed_delta;//ｸｳﾖｵ｣ｬｸ・ﾂﾉﾏﾒｻｴﾎﾋﾙｶﾈｲ靑</w:t>
      </w:r>
      <w:del w:id="53" w:author="勤 荘田" w:date="2023-06-13T10:57:00Z">
        <w:r w:rsidR="00D82224">
          <w:delText>ｵ</w:delText>
        </w:r>
      </w:del>
      <w:ins w:id="54" w:author="勤 荘田" w:date="2023-06-13T10:57:00Z">
        <w:r>
          <w:t>?</w:t>
        </w:r>
      </w:ins>
    </w:p>
    <w:p w14:paraId="31FFD918" w14:textId="48E45169" w:rsidR="00B8416A" w:rsidRDefault="00B8416A" w:rsidP="00B8416A">
      <w:r>
        <w:tab/>
      </w:r>
      <w:r>
        <w:tab/>
      </w:r>
      <w:r>
        <w:tab/>
        <w:t>speed_minlast = speed_min;//ｱ｣ｴ豬ｱﾇｰﾗ鋙ﾍﾋﾙｶﾈ｣ｬﾏﾂﾒｻｴﾎ10ﾃ・</w:t>
      </w:r>
      <w:del w:id="55" w:author="勤 荘田" w:date="2023-06-13T10:57:00Z">
        <w:r w:rsidR="00D82224">
          <w:delText>ﾜﾆﾚﾊｹﾓﾃ</w:delText>
        </w:r>
      </w:del>
      <w:ins w:id="56" w:author="勤 荘田" w:date="2023-06-13T10:57:00Z">
        <w:r>
          <w:t>ﾜﾆﾚﾊｹﾓ?</w:t>
        </w:r>
      </w:ins>
    </w:p>
    <w:p w14:paraId="3F382B63" w14:textId="7A141064" w:rsidR="00B8416A" w:rsidRDefault="00B8416A" w:rsidP="00B8416A">
      <w:r>
        <w:tab/>
      </w:r>
      <w:r>
        <w:tab/>
      </w:r>
      <w:r>
        <w:tab/>
        <w:t>speed_delta = speed_max - speed_min;//ｸ・ﾂｴﾋｴﾎﾋﾙｶﾈｲ靑</w:t>
      </w:r>
      <w:del w:id="57" w:author="勤 荘田" w:date="2023-06-13T10:57:00Z">
        <w:r w:rsidR="00D82224">
          <w:delText>ｵ</w:delText>
        </w:r>
      </w:del>
      <w:ins w:id="58" w:author="勤 荘田" w:date="2023-06-13T10:57:00Z">
        <w:r>
          <w:t>?</w:t>
        </w:r>
      </w:ins>
    </w:p>
    <w:p w14:paraId="68E53B3F" w14:textId="77777777" w:rsidR="00B8416A" w:rsidRDefault="00B8416A" w:rsidP="00B8416A"/>
    <w:p w14:paraId="3D1EC843" w14:textId="77777777" w:rsidR="00B8416A" w:rsidRDefault="00B8416A" w:rsidP="00B8416A">
      <w:r>
        <w:tab/>
      </w:r>
      <w:r>
        <w:tab/>
      </w:r>
      <w:r>
        <w:tab/>
        <w:t>cnt_FIR++;</w:t>
      </w:r>
    </w:p>
    <w:p w14:paraId="60F58D27" w14:textId="77777777" w:rsidR="00B8416A" w:rsidRDefault="00B8416A" w:rsidP="00B8416A">
      <w:r>
        <w:tab/>
      </w:r>
      <w:r>
        <w:tab/>
      </w:r>
      <w:r>
        <w:tab/>
        <w:t>cnt_FIR = cnt_FIR &amp; 0x07;</w:t>
      </w:r>
    </w:p>
    <w:p w14:paraId="4734F0B4" w14:textId="77777777" w:rsidR="00B8416A" w:rsidRDefault="00B8416A" w:rsidP="00B8416A">
      <w:r>
        <w:tab/>
      </w:r>
      <w:r>
        <w:tab/>
      </w:r>
      <w:r>
        <w:tab/>
        <w:t>speed_min_sum = speed_min_sum + speed_min - speed_min_array[cnt_FIR];</w:t>
      </w:r>
    </w:p>
    <w:p w14:paraId="5502F392" w14:textId="77777777" w:rsidR="00B8416A" w:rsidRDefault="00B8416A" w:rsidP="00B8416A">
      <w:r>
        <w:tab/>
      </w:r>
      <w:r>
        <w:tab/>
      </w:r>
      <w:r>
        <w:tab/>
        <w:t>speed_min_array[cnt_FIR] = speed_min;</w:t>
      </w:r>
    </w:p>
    <w:p w14:paraId="6D46FB22" w14:textId="77777777" w:rsidR="00B8416A" w:rsidRDefault="00B8416A" w:rsidP="00B8416A"/>
    <w:p w14:paraId="571D320C" w14:textId="77777777" w:rsidR="00B8416A" w:rsidRDefault="00B8416A" w:rsidP="00B8416A">
      <w:r>
        <w:tab/>
      </w:r>
      <w:r>
        <w:tab/>
      </w:r>
      <w:r>
        <w:tab/>
        <w:t>if(start_delay &gt; 10)//ﾑﾓｳﾙ10ｸﾜﾆﾚ</w:t>
      </w:r>
    </w:p>
    <w:p w14:paraId="1615E961" w14:textId="77777777" w:rsidR="00B8416A" w:rsidRDefault="00B8416A" w:rsidP="00B8416A">
      <w:r>
        <w:tab/>
      </w:r>
      <w:r>
        <w:tab/>
      </w:r>
      <w:r>
        <w:tab/>
        <w:t>{</w:t>
      </w:r>
    </w:p>
    <w:p w14:paraId="61A6DABE" w14:textId="77777777" w:rsidR="00B8416A" w:rsidRDefault="00B8416A" w:rsidP="00B8416A">
      <w:r>
        <w:tab/>
      </w:r>
      <w:r>
        <w:tab/>
      </w:r>
      <w:r>
        <w:tab/>
      </w:r>
      <w:r>
        <w:tab/>
        <w:t>//start_delay = 10;//ﾊｹｱ菽ｿｱ｣ｳﾖｲｻｱ・</w:t>
      </w:r>
    </w:p>
    <w:p w14:paraId="5922A72E" w14:textId="77777777" w:rsidR="00B8416A" w:rsidRDefault="00B8416A" w:rsidP="00B8416A">
      <w:r>
        <w:tab/>
      </w:r>
      <w:r>
        <w:tab/>
      </w:r>
      <w:r>
        <w:tab/>
      </w:r>
      <w:r>
        <w:tab/>
        <w:t>speed_min_avg = (unsigned char)(speed_min_sum &gt;&gt; 3);//ﾈ｡ﾆｽｾ隯｡ｴﾅｼｫｲ・</w:t>
      </w:r>
    </w:p>
    <w:p w14:paraId="217468BA" w14:textId="77777777" w:rsidR="00B8416A" w:rsidRDefault="00B8416A" w:rsidP="00B8416A">
      <w:r>
        <w:tab/>
      </w:r>
      <w:r>
        <w:tab/>
      </w:r>
      <w:r>
        <w:tab/>
        <w:t>}</w:t>
      </w:r>
    </w:p>
    <w:p w14:paraId="09E27952" w14:textId="6EC5D811" w:rsidR="00B8416A" w:rsidRDefault="00B8416A" w:rsidP="00B8416A">
      <w:r>
        <w:tab/>
      </w:r>
      <w:r>
        <w:tab/>
      </w:r>
      <w:r>
        <w:tab/>
        <w:t>else //ﾔﾋﾗｪｳﾚ｣ｬﾗ鋙ﾍﾋﾙｶﾈﾈ｡10ﾃ・ﾚﾗ鋙ﾍﾖｵ｣ｬﾖｮｺ｡ﾆｽｾ</w:t>
      </w:r>
      <w:del w:id="59" w:author="勤 荘田" w:date="2023-06-13T10:57:00Z">
        <w:r w:rsidR="00D82224">
          <w:delText></w:delText>
        </w:r>
      </w:del>
      <w:ins w:id="60" w:author="勤 荘田" w:date="2023-06-13T10:57:00Z">
        <w:r>
          <w:t>?</w:t>
        </w:r>
      </w:ins>
    </w:p>
    <w:p w14:paraId="5054F8C8" w14:textId="77777777" w:rsidR="00B8416A" w:rsidRDefault="00B8416A" w:rsidP="00B8416A">
      <w:r>
        <w:tab/>
      </w:r>
      <w:r>
        <w:tab/>
      </w:r>
      <w:r>
        <w:tab/>
        <w:t>{</w:t>
      </w:r>
    </w:p>
    <w:p w14:paraId="66D9011F" w14:textId="77777777" w:rsidR="00B8416A" w:rsidRDefault="00B8416A" w:rsidP="00B8416A">
      <w:r>
        <w:tab/>
      </w:r>
      <w:r>
        <w:tab/>
      </w:r>
      <w:r>
        <w:tab/>
      </w:r>
      <w:r>
        <w:tab/>
        <w:t>start_delay++;</w:t>
      </w:r>
    </w:p>
    <w:p w14:paraId="2E0CF4C1" w14:textId="77777777" w:rsidR="00B8416A" w:rsidRDefault="00B8416A" w:rsidP="00B8416A">
      <w:r>
        <w:tab/>
      </w:r>
      <w:r>
        <w:tab/>
      </w:r>
      <w:r>
        <w:tab/>
      </w:r>
      <w:r>
        <w:tab/>
        <w:t>speed_min_avg = speed_minlast;</w:t>
      </w:r>
    </w:p>
    <w:p w14:paraId="42165892" w14:textId="77777777" w:rsidR="00B8416A" w:rsidRDefault="00B8416A" w:rsidP="00B8416A">
      <w:r>
        <w:tab/>
      </w:r>
      <w:r>
        <w:tab/>
      </w:r>
      <w:r>
        <w:tab/>
        <w:t>}</w:t>
      </w:r>
    </w:p>
    <w:p w14:paraId="6E50A550" w14:textId="77777777" w:rsidR="00B8416A" w:rsidRDefault="00B8416A" w:rsidP="00B8416A"/>
    <w:p w14:paraId="26E2EAD2" w14:textId="77777777" w:rsidR="00B8416A" w:rsidRDefault="00B8416A" w:rsidP="00B8416A">
      <w:r>
        <w:tab/>
      </w:r>
      <w:r>
        <w:tab/>
      </w:r>
      <w:r>
        <w:tab/>
        <w:t>speed_max=0;</w:t>
      </w:r>
    </w:p>
    <w:p w14:paraId="6A573E66" w14:textId="77777777" w:rsidR="00B8416A" w:rsidRDefault="00B8416A" w:rsidP="00B8416A">
      <w:r>
        <w:tab/>
      </w:r>
      <w:r>
        <w:tab/>
      </w:r>
      <w:r>
        <w:tab/>
        <w:t>speed_min=255;</w:t>
      </w:r>
    </w:p>
    <w:p w14:paraId="3001AD2A" w14:textId="77777777" w:rsidR="00B8416A" w:rsidRDefault="00B8416A" w:rsidP="00B8416A">
      <w:r>
        <w:tab/>
      </w:r>
      <w:r>
        <w:tab/>
        <w:t>}</w:t>
      </w:r>
    </w:p>
    <w:p w14:paraId="4B5D037E" w14:textId="77777777" w:rsidR="00B8416A" w:rsidRDefault="00B8416A" w:rsidP="00B8416A">
      <w:r>
        <w:tab/>
      </w:r>
      <w:r>
        <w:tab/>
        <w:t>else</w:t>
      </w:r>
    </w:p>
    <w:p w14:paraId="4A5BCD71" w14:textId="77777777" w:rsidR="00B8416A" w:rsidRDefault="00B8416A" w:rsidP="00B8416A">
      <w:r>
        <w:tab/>
      </w:r>
      <w:r>
        <w:tab/>
        <w:t>{</w:t>
      </w:r>
    </w:p>
    <w:p w14:paraId="3EE54BA2" w14:textId="77777777" w:rsidR="00B8416A" w:rsidRDefault="00B8416A" w:rsidP="00B8416A">
      <w:r>
        <w:tab/>
      </w:r>
      <w:r>
        <w:tab/>
      </w:r>
      <w:r>
        <w:tab/>
        <w:t>if(speed_max &lt; speed_cntr1)</w:t>
      </w:r>
    </w:p>
    <w:p w14:paraId="7D9348AF" w14:textId="77777777" w:rsidR="00B8416A" w:rsidRDefault="00B8416A" w:rsidP="00B8416A">
      <w:r>
        <w:tab/>
      </w:r>
      <w:r>
        <w:tab/>
      </w:r>
      <w:r>
        <w:tab/>
      </w:r>
      <w:r>
        <w:tab/>
        <w:t>{speed_max = speed_cntr1;}</w:t>
      </w:r>
    </w:p>
    <w:p w14:paraId="165862AE" w14:textId="77777777" w:rsidR="00B8416A" w:rsidRDefault="00B8416A" w:rsidP="00B8416A">
      <w:r>
        <w:tab/>
      </w:r>
      <w:r>
        <w:tab/>
      </w:r>
      <w:r>
        <w:tab/>
        <w:t>if(speed_min &gt; speed_cntr1)</w:t>
      </w:r>
    </w:p>
    <w:p w14:paraId="57CE5F7D" w14:textId="77777777" w:rsidR="00B8416A" w:rsidRDefault="00B8416A" w:rsidP="00B8416A">
      <w:r>
        <w:tab/>
      </w:r>
      <w:r>
        <w:tab/>
      </w:r>
      <w:r>
        <w:tab/>
      </w:r>
      <w:r>
        <w:tab/>
        <w:t>{speed_min = speed_cntr1;}</w:t>
      </w:r>
    </w:p>
    <w:p w14:paraId="233213AE" w14:textId="77777777" w:rsidR="00B8416A" w:rsidRDefault="00B8416A" w:rsidP="00B8416A">
      <w:r>
        <w:tab/>
      </w:r>
      <w:r>
        <w:tab/>
        <w:t>}</w:t>
      </w:r>
    </w:p>
    <w:p w14:paraId="5329C8CF" w14:textId="77777777" w:rsidR="00B8416A" w:rsidRDefault="00B8416A" w:rsidP="00B8416A"/>
    <w:p w14:paraId="05099BCC" w14:textId="77777777" w:rsidR="00B8416A" w:rsidRDefault="00B8416A" w:rsidP="00B8416A">
      <w:r>
        <w:tab/>
        <w:t>//ﾌﾘﾊ籌ﾋﾐﾐﾅﾐｶﾏ</w:t>
      </w:r>
    </w:p>
    <w:p w14:paraId="5CAA987B" w14:textId="77777777" w:rsidR="00B8416A" w:rsidRDefault="00B8416A" w:rsidP="00B8416A">
      <w:r>
        <w:tab/>
        <w:t>//ﾌ1｣ｺﾋﾙｶﾈﾗ鋗ｵ-ﾗ隯｡ﾖｵ&lt;=5ﾂ・</w:t>
      </w:r>
    </w:p>
    <w:p w14:paraId="17A88971" w14:textId="77777777" w:rsidR="00B8416A" w:rsidRDefault="00B8416A" w:rsidP="00B8416A">
      <w:r>
        <w:tab/>
        <w:t>//ﾌ2｣ｺﾋﾙｶﾈｵﾍﾓﾚ600ﾗｪｽ睫ﾘﾊ篝・</w:t>
      </w:r>
    </w:p>
    <w:p w14:paraId="37AD76F6" w14:textId="77777777" w:rsidR="00B8416A" w:rsidRDefault="00B8416A" w:rsidP="00B8416A">
      <w:r>
        <w:tab/>
        <w:t>//ﾌ3｣ｺｳｬﾊｱｽ睫ﾘﾊ篝・</w:t>
      </w:r>
    </w:p>
    <w:p w14:paraId="14B99D14" w14:textId="77777777" w:rsidR="00B8416A" w:rsidRDefault="00B8416A" w:rsidP="00B8416A">
      <w:r>
        <w:tab/>
        <w:t>//ﾌ4｣ｺﾌﾘﾊ篝枻ｯﾑﾓｳﾙ</w:t>
      </w:r>
    </w:p>
    <w:p w14:paraId="2FCBB659" w14:textId="77777777" w:rsidR="00B8416A" w:rsidRDefault="00B8416A" w:rsidP="00B8416A">
      <w:r>
        <w:tab/>
      </w:r>
      <w:r>
        <w:tab/>
        <w:t>if((speed_delta &gt; special_error_set) &amp;&amp; (speed_deltalast &gt; special_error_set) &amp;&amp; (flag3.BIT.special_wind == 1))//3ｴﾎﾅﾐｶﾏ｣ｬﾆﾓｳﾙﾗﾃ</w:t>
      </w:r>
    </w:p>
    <w:p w14:paraId="351F4302" w14:textId="77777777" w:rsidR="00B8416A" w:rsidRDefault="00B8416A" w:rsidP="00B8416A">
      <w:r>
        <w:tab/>
      </w:r>
      <w:r>
        <w:tab/>
        <w:t>{</w:t>
      </w:r>
    </w:p>
    <w:p w14:paraId="0B5A72EE" w14:textId="77777777" w:rsidR="00B8416A" w:rsidRDefault="00B8416A" w:rsidP="00B8416A">
      <w:r>
        <w:tab/>
      </w:r>
      <w:r>
        <w:tab/>
      </w:r>
      <w:r>
        <w:tab/>
        <w:t>flag1.BIT.special_start = 1;</w:t>
      </w:r>
    </w:p>
    <w:p w14:paraId="27F7C7B7" w14:textId="77777777" w:rsidR="00B8416A" w:rsidRDefault="00B8416A" w:rsidP="00B8416A">
      <w:r>
        <w:tab/>
      </w:r>
      <w:r>
        <w:tab/>
        <w:t>}</w:t>
      </w:r>
    </w:p>
    <w:p w14:paraId="67B5743F" w14:textId="77777777" w:rsidR="00B8416A" w:rsidRDefault="00B8416A" w:rsidP="00B8416A">
      <w:r>
        <w:tab/>
      </w:r>
      <w:r>
        <w:tab/>
        <w:t>else</w:t>
      </w:r>
    </w:p>
    <w:p w14:paraId="37397AA4" w14:textId="77777777" w:rsidR="00B8416A" w:rsidRDefault="00B8416A" w:rsidP="00B8416A">
      <w:r>
        <w:tab/>
      </w:r>
      <w:r>
        <w:tab/>
        <w:t>{</w:t>
      </w:r>
    </w:p>
    <w:p w14:paraId="3322B2AE" w14:textId="77777777" w:rsidR="00B8416A" w:rsidRDefault="00B8416A" w:rsidP="00B8416A">
      <w:r>
        <w:tab/>
      </w:r>
      <w:r>
        <w:tab/>
      </w:r>
      <w:r>
        <w:tab/>
        <w:t>flag1.BIT.special_start = 0;</w:t>
      </w:r>
    </w:p>
    <w:p w14:paraId="552D9387" w14:textId="77777777" w:rsidR="00B8416A" w:rsidRDefault="00B8416A" w:rsidP="00B8416A">
      <w:r>
        <w:tab/>
      </w:r>
      <w:r>
        <w:tab/>
        <w:t>}</w:t>
      </w:r>
    </w:p>
    <w:p w14:paraId="50818579" w14:textId="77777777" w:rsidR="00B8416A" w:rsidRDefault="00B8416A" w:rsidP="00B8416A">
      <w:r>
        <w:tab/>
        <w:t>//stop_delay = 1000;</w:t>
      </w:r>
    </w:p>
    <w:p w14:paraId="13EA4E39" w14:textId="77777777" w:rsidR="00B8416A" w:rsidRDefault="00B8416A" w:rsidP="00B8416A">
      <w:r>
        <w:t xml:space="preserve">    }</w:t>
      </w:r>
    </w:p>
    <w:p w14:paraId="1EC79D54" w14:textId="36FEFB3D" w:rsidR="00B8416A" w:rsidRDefault="00B8416A" w:rsidP="00B8416A">
      <w:r>
        <w:tab/>
        <w:t>else //if (speed_timer &gt; 0)//ﾋﾙｶﾈｼﾆﾊﾆﾚ3000ﾒﾔﾄﾚ｣ｬﾋｵﾃ扈昤ﾚﾔﾋﾗｪ｣ｬﾇﾐｻｻｽ・扈昤</w:t>
      </w:r>
      <w:del w:id="61" w:author="勤 荘田" w:date="2023-06-13T10:57:00Z">
        <w:r w:rsidR="00D82224">
          <w:delText>ﾋﾗｪﾗｴﾌｬ</w:delText>
        </w:r>
      </w:del>
      <w:ins w:id="62" w:author="勤 荘田" w:date="2023-06-13T10:57:00Z">
        <w:r>
          <w:t>ﾋﾗｪﾗｴﾌ?</w:t>
        </w:r>
      </w:ins>
    </w:p>
    <w:p w14:paraId="6AEB50F7" w14:textId="77777777" w:rsidR="00B8416A" w:rsidRDefault="00B8416A" w:rsidP="00B8416A">
      <w:r>
        <w:tab/>
        <w:t>{</w:t>
      </w:r>
    </w:p>
    <w:p w14:paraId="608E0F6F" w14:textId="6EF91EC3" w:rsidR="00B8416A" w:rsidRDefault="00B8416A" w:rsidP="00B8416A">
      <w:r>
        <w:t xml:space="preserve">        flag1.BIT.motor_running = 0;</w:t>
      </w:r>
      <w:r>
        <w:tab/>
      </w:r>
      <w:r>
        <w:tab/>
      </w:r>
      <w:r>
        <w:tab/>
      </w:r>
      <w:r>
        <w:tab/>
        <w:t>//ｿｪﾊｼﾇｶｯｵ扈摠ｱｱ・</w:t>
      </w:r>
      <w:del w:id="63" w:author="勤 荘田" w:date="2023-06-13T10:57:00Z">
        <w:r w:rsidR="00D82224">
          <w:delText>ｾﾎｻﾎｪ1</w:delText>
        </w:r>
      </w:del>
      <w:ins w:id="64" w:author="勤 荘田" w:date="2023-06-13T10:57:00Z">
        <w:r>
          <w:t>ｾﾎｻﾎ?</w:t>
        </w:r>
      </w:ins>
    </w:p>
    <w:p w14:paraId="44F31155" w14:textId="77777777" w:rsidR="00B8416A" w:rsidRDefault="00B8416A" w:rsidP="00B8416A">
      <w:r>
        <w:tab/>
      </w:r>
      <w:r>
        <w:tab/>
        <w:t>//pwm_out_temp = 0;</w:t>
      </w:r>
    </w:p>
    <w:p w14:paraId="3BECB4F5" w14:textId="77777777" w:rsidR="00B8416A" w:rsidRDefault="00B8416A" w:rsidP="00B8416A">
      <w:r>
        <w:tab/>
      </w:r>
      <w:r>
        <w:tab/>
        <w:t>pwm_out = 0;</w:t>
      </w:r>
    </w:p>
    <w:p w14:paraId="02E6F4FF" w14:textId="77777777" w:rsidR="00B8416A" w:rsidRDefault="00B8416A" w:rsidP="00B8416A">
      <w:r>
        <w:tab/>
      </w:r>
      <w:r>
        <w:tab/>
        <w:t>pwm_add = 0;</w:t>
      </w:r>
    </w:p>
    <w:p w14:paraId="715193E1" w14:textId="77777777" w:rsidR="00B8416A" w:rsidRDefault="00B8416A" w:rsidP="00B8416A">
      <w:r>
        <w:tab/>
      </w:r>
      <w:r>
        <w:tab/>
        <w:t>flag1.BIT.special_start = 0;</w:t>
      </w:r>
    </w:p>
    <w:p w14:paraId="61A31640" w14:textId="77777777" w:rsidR="00B8416A" w:rsidRDefault="00B8416A" w:rsidP="00B8416A">
      <w:r>
        <w:tab/>
      </w:r>
      <w:r>
        <w:tab/>
        <w:t>special_cycletimer = 0;//ｱ｣ｳﾖ</w:t>
      </w:r>
    </w:p>
    <w:p w14:paraId="48997B3A" w14:textId="77777777" w:rsidR="00B8416A" w:rsidRDefault="00B8416A" w:rsidP="00B8416A">
      <w:r>
        <w:tab/>
      </w:r>
      <w:r>
        <w:tab/>
        <w:t>speed_max=0;</w:t>
      </w:r>
    </w:p>
    <w:p w14:paraId="43194214" w14:textId="77777777" w:rsidR="00B8416A" w:rsidRDefault="00B8416A" w:rsidP="00B8416A">
      <w:r>
        <w:lastRenderedPageBreak/>
        <w:tab/>
      </w:r>
      <w:r>
        <w:tab/>
        <w:t>speed_min=255;</w:t>
      </w:r>
    </w:p>
    <w:p w14:paraId="3B08C338" w14:textId="77777777" w:rsidR="00B8416A" w:rsidRDefault="00B8416A" w:rsidP="00B8416A">
      <w:r>
        <w:tab/>
      </w:r>
      <w:r>
        <w:tab/>
        <w:t>speed_delta = 0;</w:t>
      </w:r>
    </w:p>
    <w:p w14:paraId="5A361FE5" w14:textId="77777777" w:rsidR="00B8416A" w:rsidRDefault="00B8416A" w:rsidP="00B8416A">
      <w:r>
        <w:tab/>
      </w:r>
      <w:r>
        <w:tab/>
        <w:t>speed_deltalast = 0;</w:t>
      </w:r>
    </w:p>
    <w:p w14:paraId="69728B40" w14:textId="77777777" w:rsidR="00B8416A" w:rsidRDefault="00B8416A" w:rsidP="00B8416A">
      <w:r>
        <w:tab/>
      </w:r>
      <w:r>
        <w:tab/>
        <w:t>//speed_deltaprev = 0;</w:t>
      </w:r>
    </w:p>
    <w:p w14:paraId="6A550824" w14:textId="77777777" w:rsidR="00B8416A" w:rsidRDefault="00B8416A" w:rsidP="00B8416A">
      <w:r>
        <w:tab/>
      </w:r>
      <w:r>
        <w:tab/>
        <w:t>speed_minlast = 0;</w:t>
      </w:r>
    </w:p>
    <w:p w14:paraId="5B262A83" w14:textId="77777777" w:rsidR="00B8416A" w:rsidRDefault="00B8416A" w:rsidP="00B8416A"/>
    <w:p w14:paraId="6239D0D5" w14:textId="77777777" w:rsidR="00B8416A" w:rsidRDefault="00B8416A" w:rsidP="00B8416A">
      <w:r>
        <w:tab/>
      </w:r>
      <w:r>
        <w:tab/>
        <w:t>cnt_FIR++;</w:t>
      </w:r>
    </w:p>
    <w:p w14:paraId="5F0D7523" w14:textId="77777777" w:rsidR="00B8416A" w:rsidRDefault="00B8416A" w:rsidP="00B8416A">
      <w:r>
        <w:tab/>
      </w:r>
      <w:r>
        <w:tab/>
        <w:t>cnt_FIR = cnt_FIR &amp; 0x07;</w:t>
      </w:r>
    </w:p>
    <w:p w14:paraId="22539FED" w14:textId="77777777" w:rsidR="00B8416A" w:rsidRDefault="00B8416A" w:rsidP="00B8416A">
      <w:r>
        <w:tab/>
      </w:r>
      <w:r>
        <w:tab/>
        <w:t>speed_min_array[cnt_FIR] = 0;//ﾇ蟲ﾖｮﾇｰｱ｣ｴ豬ﾄﾗ隯｡ｴﾅｼｫｲ釤ｬｷﾀﾖｹﾓﾉﾓﾚﾔﾋﾋ羝ｼﾖﾂｵﾄﾇ蠱・</w:t>
      </w:r>
    </w:p>
    <w:p w14:paraId="7D2B0343" w14:textId="77777777" w:rsidR="00B8416A" w:rsidRDefault="00B8416A" w:rsidP="00B8416A"/>
    <w:p w14:paraId="76291C12" w14:textId="77777777" w:rsidR="00B8416A" w:rsidRDefault="00B8416A" w:rsidP="00B8416A">
      <w:r>
        <w:tab/>
      </w:r>
      <w:r>
        <w:tab/>
        <w:t>speed_min_sum = 0;</w:t>
      </w:r>
    </w:p>
    <w:p w14:paraId="2226CCC3" w14:textId="77777777" w:rsidR="00B8416A" w:rsidRDefault="00B8416A" w:rsidP="00B8416A">
      <w:r>
        <w:tab/>
      </w:r>
      <w:r>
        <w:tab/>
        <w:t>speed_min_avg = 0;//ｼﾇﾂｼﾆｽｾ隯｡ｴﾅｼｫﾊ</w:t>
      </w:r>
    </w:p>
    <w:p w14:paraId="458A0FCF" w14:textId="77777777" w:rsidR="00B8416A" w:rsidRDefault="00B8416A" w:rsidP="00B8416A">
      <w:r>
        <w:tab/>
      </w:r>
      <w:r>
        <w:tab/>
        <w:t>start_delay = 0;//ﾆｯﾑﾓｳﾙ</w:t>
      </w:r>
    </w:p>
    <w:p w14:paraId="5C8D502A" w14:textId="77777777" w:rsidR="00B8416A" w:rsidRDefault="00B8416A" w:rsidP="00B8416A"/>
    <w:p w14:paraId="34493E8A" w14:textId="77777777" w:rsidR="00B8416A" w:rsidRDefault="00B8416A" w:rsidP="00B8416A">
      <w:r>
        <w:tab/>
      </w:r>
      <w:r>
        <w:tab/>
        <w:t>tens_deviation = 0;</w:t>
      </w:r>
    </w:p>
    <w:p w14:paraId="78F10175" w14:textId="77777777" w:rsidR="00B8416A" w:rsidRDefault="00B8416A" w:rsidP="00B8416A">
      <w:r>
        <w:tab/>
      </w:r>
      <w:r>
        <w:tab/>
        <w:t xml:space="preserve">prev_deviation = 0; </w:t>
      </w:r>
    </w:p>
    <w:p w14:paraId="50D1D0BA" w14:textId="77777777" w:rsidR="00B8416A" w:rsidRDefault="00B8416A" w:rsidP="00B8416A">
      <w:r>
        <w:tab/>
      </w:r>
      <w:r>
        <w:tab/>
        <w:t>last_deviation = 0;</w:t>
      </w:r>
    </w:p>
    <w:p w14:paraId="1C4146B7" w14:textId="77777777" w:rsidR="00B8416A" w:rsidRDefault="00B8416A" w:rsidP="00B8416A">
      <w:r>
        <w:tab/>
      </w:r>
      <w:r>
        <w:tab/>
        <w:t>//stop_delay = 0;</w:t>
      </w:r>
    </w:p>
    <w:p w14:paraId="0F42977A" w14:textId="77777777" w:rsidR="00B8416A" w:rsidRDefault="00B8416A" w:rsidP="00B8416A"/>
    <w:p w14:paraId="08B9D141" w14:textId="77777777" w:rsidR="00B8416A" w:rsidRDefault="00B8416A" w:rsidP="00B8416A">
      <w:r>
        <w:tab/>
      </w:r>
      <w:r>
        <w:tab/>
        <w:t>rampup_timer = 8000;</w:t>
      </w:r>
    </w:p>
    <w:p w14:paraId="5B9D6B5A" w14:textId="77777777" w:rsidR="00B8416A" w:rsidRDefault="00B8416A" w:rsidP="00B8416A">
      <w:r>
        <w:tab/>
        <w:t>}</w:t>
      </w:r>
    </w:p>
    <w:p w14:paraId="412C3323" w14:textId="77777777" w:rsidR="00B8416A" w:rsidRDefault="00B8416A" w:rsidP="00B8416A"/>
    <w:p w14:paraId="57B29E94" w14:textId="77777777" w:rsidR="00B8416A" w:rsidRDefault="00B8416A" w:rsidP="00B8416A">
      <w:r>
        <w:t>//ﾌﾘﾊ篝昀ｹｳ･ｸﾝﾊｱｼ菎ｴｶｨ｣ｬ</w:t>
      </w:r>
    </w:p>
    <w:p w14:paraId="7A7A7DF0" w14:textId="286F4AA6" w:rsidR="00B8416A" w:rsidRDefault="00B8416A" w:rsidP="00B8416A">
      <w:r>
        <w:t>//ﾃｿ50msｼ・簫ｻｴﾎﾋﾙｶﾈ｣ｬﾈ｡ﾋﾙｶﾈﾗ鋙ﾍｵ聆ｪﾆｼｵ罐</w:t>
      </w:r>
      <w:del w:id="65" w:author="勤 荘田" w:date="2023-06-13T10:57:00Z">
        <w:r w:rsidR="00D82224">
          <w:delText>ｬﾃｿ50ms</w:delText>
        </w:r>
      </w:del>
      <w:ins w:id="66" w:author="勤 荘田" w:date="2023-06-13T10:57:00Z">
        <w:r>
          <w:t>ｬﾃ?0ms</w:t>
        </w:r>
      </w:ins>
      <w:r>
        <w:t>ﾈ｡ﾕﾅﾁｦﾆｫｲ靑ｵ｣ｬｼﾆﾈ・豢｢ﾆ</w:t>
      </w:r>
      <w:del w:id="67" w:author="勤 荘田" w:date="2023-06-13T10:57:00Z">
        <w:r w:rsidR="00D82224">
          <w:delText>｣</w:delText>
        </w:r>
      </w:del>
      <w:ins w:id="68" w:author="勤 荘田" w:date="2023-06-13T10:57:00Z">
        <w:r>
          <w:t>?</w:t>
        </w:r>
      </w:ins>
    </w:p>
    <w:p w14:paraId="483E48CA" w14:textId="508F9613" w:rsidR="00B8416A" w:rsidRDefault="00B8416A" w:rsidP="00B8416A">
      <w:r>
        <w:t>//ｹｲ200ｸ豢｢ﾆｬ10ﾃ・ｱｼ茖</w:t>
      </w:r>
      <w:del w:id="69" w:author="勤 荘田" w:date="2023-06-13T10:57:00Z">
        <w:r w:rsidR="00D82224">
          <w:delText>｣</w:delText>
        </w:r>
      </w:del>
      <w:ins w:id="70" w:author="勤 荘田" w:date="2023-06-13T10:57:00Z">
        <w:r>
          <w:t>?</w:t>
        </w:r>
      </w:ins>
    </w:p>
    <w:p w14:paraId="187B36BE" w14:textId="2F7D3397" w:rsidR="00B8416A" w:rsidRDefault="00B8416A" w:rsidP="00B8416A">
      <w:r>
        <w:t>//ｸﾝﾏﾂﾒｻﾖﾜﾆﾚｵﾄﾊｱｼ莊罐ｬﾈ｡ｳﾔﾓｦｵﾄﾕﾅﾁｦﾆｫｲ靑ｵ｣ｬﾗIﾔﾋﾋ罐ｬﾗｪｲｹｳ･ﾖｵ｣ｬｼﾓﾈ・ﾋﾋ罍</w:t>
      </w:r>
      <w:del w:id="71" w:author="勤 荘田" w:date="2023-06-13T10:57:00Z">
        <w:r w:rsidR="00D82224">
          <w:delText>｣</w:delText>
        </w:r>
      </w:del>
      <w:ins w:id="72" w:author="勤 荘田" w:date="2023-06-13T10:57:00Z">
        <w:r>
          <w:t>?</w:t>
        </w:r>
      </w:ins>
    </w:p>
    <w:p w14:paraId="49EFC3D5" w14:textId="77777777" w:rsidR="00B8416A" w:rsidRDefault="00B8416A" w:rsidP="00B8416A">
      <w:r>
        <w:t>//tens_error_s[special_timer]ｼﾇﾂｼﾉﾏﾒｻｴﾎｸﾃﾊｱｼ莊羞ﾄﾆｫｲ・</w:t>
      </w:r>
    </w:p>
    <w:p w14:paraId="0E388DAF" w14:textId="77777777" w:rsidR="00B8416A" w:rsidRDefault="00B8416A" w:rsidP="00B8416A">
      <w:r>
        <w:t>//tens_addt[special_timer]ｼﾇﾂｼｲｹｳ･ﾖｵ｣ｬﾔｿﾊｽｲｹｳ･ｷｨ</w:t>
      </w:r>
    </w:p>
    <w:p w14:paraId="2AA03B1B" w14:textId="77777777" w:rsidR="00B8416A" w:rsidRDefault="00B8416A" w:rsidP="00B8416A">
      <w:r>
        <w:tab/>
        <w:t>if(flag1.BIT.special_start == 1)</w:t>
      </w:r>
    </w:p>
    <w:p w14:paraId="60084E0D" w14:textId="77777777" w:rsidR="00B8416A" w:rsidRDefault="00B8416A" w:rsidP="00B8416A">
      <w:r>
        <w:tab/>
        <w:t>{</w:t>
      </w:r>
    </w:p>
    <w:p w14:paraId="39A7415C" w14:textId="77777777" w:rsidR="00B8416A" w:rsidRDefault="00B8416A" w:rsidP="00B8416A">
      <w:r>
        <w:tab/>
      </w:r>
      <w:r>
        <w:tab/>
        <w:t>running_timer ++;</w:t>
      </w:r>
    </w:p>
    <w:p w14:paraId="60832AD4" w14:textId="77777777" w:rsidR="00B8416A" w:rsidRDefault="00B8416A" w:rsidP="00B8416A">
      <w:r>
        <w:tab/>
      </w:r>
      <w:r>
        <w:tab/>
        <w:t>if(running_timer&gt;data_total)</w:t>
      </w:r>
    </w:p>
    <w:p w14:paraId="230F0100" w14:textId="77777777" w:rsidR="00B8416A" w:rsidRDefault="00B8416A" w:rsidP="00B8416A">
      <w:r>
        <w:tab/>
      </w:r>
      <w:r>
        <w:tab/>
        <w:t>{</w:t>
      </w:r>
    </w:p>
    <w:p w14:paraId="11A62BC1" w14:textId="77777777" w:rsidR="00B8416A" w:rsidRDefault="00B8416A" w:rsidP="00B8416A">
      <w:r>
        <w:tab/>
      </w:r>
      <w:r>
        <w:tab/>
      </w:r>
      <w:r>
        <w:tab/>
        <w:t>running_timer=data_total;</w:t>
      </w:r>
    </w:p>
    <w:p w14:paraId="2EE93AEB" w14:textId="77777777" w:rsidR="00B8416A" w:rsidRDefault="00B8416A" w:rsidP="00B8416A">
      <w:r>
        <w:tab/>
      </w:r>
      <w:r>
        <w:tab/>
        <w:t>}</w:t>
      </w:r>
    </w:p>
    <w:p w14:paraId="44861EDD" w14:textId="77777777" w:rsidR="00B8416A" w:rsidRDefault="00B8416A" w:rsidP="00B8416A"/>
    <w:p w14:paraId="685AE7CA" w14:textId="77777777" w:rsidR="00B8416A" w:rsidRDefault="00B8416A" w:rsidP="00B8416A">
      <w:r>
        <w:tab/>
      </w:r>
      <w:r>
        <w:tab/>
        <w:t>if(flag1.BIT.speedlow == 1)//ﾗ鋙ﾍｵ・</w:t>
      </w:r>
    </w:p>
    <w:p w14:paraId="027B129E" w14:textId="77777777" w:rsidR="00B8416A" w:rsidRDefault="00B8416A" w:rsidP="00B8416A">
      <w:r>
        <w:tab/>
      </w:r>
      <w:r>
        <w:tab/>
        <w:t>{</w:t>
      </w:r>
    </w:p>
    <w:p w14:paraId="4685EFE5" w14:textId="77777777" w:rsidR="00B8416A" w:rsidRDefault="00B8416A" w:rsidP="00B8416A">
      <w:r>
        <w:lastRenderedPageBreak/>
        <w:tab/>
      </w:r>
      <w:r>
        <w:tab/>
      </w:r>
      <w:r>
        <w:tab/>
        <w:t>//PORT_CUTTER^=1;//ｵﾔﾓﾃ</w:t>
      </w:r>
    </w:p>
    <w:p w14:paraId="1B50FC63" w14:textId="77777777" w:rsidR="00B8416A" w:rsidRDefault="00B8416A" w:rsidP="00B8416A">
      <w:r>
        <w:tab/>
      </w:r>
      <w:r>
        <w:tab/>
      </w:r>
      <w:r>
        <w:tab/>
        <w:t>running_timer = 0;</w:t>
      </w:r>
    </w:p>
    <w:p w14:paraId="0CEF246E" w14:textId="77777777" w:rsidR="00B8416A" w:rsidRDefault="00B8416A" w:rsidP="00B8416A">
      <w:r>
        <w:tab/>
      </w:r>
      <w:r>
        <w:tab/>
        <w:t>}</w:t>
      </w:r>
    </w:p>
    <w:p w14:paraId="4D5547DB" w14:textId="77777777" w:rsidR="00B8416A" w:rsidRDefault="00B8416A" w:rsidP="00B8416A">
      <w:r>
        <w:tab/>
      </w:r>
      <w:r>
        <w:tab/>
        <w:t>tens_addt_temp = tens_comp + tens_complast[running_timer+1] - tens_complast[running_timer];//PID,ﾕﾅﾁｦｲｹｳ･ﾖｵﾔｿﾊｽPIﾋ羚ｨ</w:t>
      </w:r>
    </w:p>
    <w:p w14:paraId="5BB289BA" w14:textId="77777777" w:rsidR="00B8416A" w:rsidRDefault="00B8416A" w:rsidP="00B8416A">
      <w:r>
        <w:tab/>
      </w:r>
      <w:r>
        <w:tab/>
        <w:t>tens_addt[running_timer] += (tens_addt_temp / 8);</w:t>
      </w:r>
    </w:p>
    <w:p w14:paraId="6B5A975C" w14:textId="77777777" w:rsidR="00B8416A" w:rsidRDefault="00B8416A" w:rsidP="00B8416A">
      <w:r>
        <w:tab/>
      </w:r>
      <w:r>
        <w:tab/>
        <w:t>tens_complast[running_timer] = tens_comp;</w:t>
      </w:r>
    </w:p>
    <w:p w14:paraId="0D6D88C1" w14:textId="77777777" w:rsidR="00B8416A" w:rsidRDefault="00B8416A" w:rsidP="00B8416A">
      <w:r>
        <w:tab/>
      </w:r>
      <w:r>
        <w:tab/>
        <w:t>//tens_add = tens_addt[running_timer];</w:t>
      </w:r>
    </w:p>
    <w:p w14:paraId="3E240FFB" w14:textId="7130F5C7" w:rsidR="00B8416A" w:rsidRDefault="00B8416A" w:rsidP="00B8416A">
      <w:r>
        <w:tab/>
      </w:r>
      <w:r>
        <w:tab/>
        <w:t>tens_add = tens_addt[running_timer];//ﾌﾘﾊ篝暠ﾘﾖﾆﾓﾐﾑﾓｳﾙ｣ｬｵｱｲｹｳ･ﾁﾋﾒﾔｺｬﾐ靨ｪ0.5ﾃ・ﾅﾄﾜﾆ</w:t>
      </w:r>
      <w:del w:id="73" w:author="勤 荘田" w:date="2023-06-13T10:57:00Z">
        <w:r w:rsidR="00D82224">
          <w:delText>ﾃ.</w:delText>
        </w:r>
      </w:del>
      <w:ins w:id="74" w:author="勤 荘田" w:date="2023-06-13T10:57:00Z">
        <w:r>
          <w:t>?</w:t>
        </w:r>
      </w:ins>
      <w:r>
        <w:t>ﾓﾚﾊﾇﾌ睇ｰｲｹｳ･200msﾒﾔｺﾄﾕﾅﾁｦﾆｫｲ・</w:t>
      </w:r>
    </w:p>
    <w:p w14:paraId="0885EF0C" w14:textId="77777777" w:rsidR="00B8416A" w:rsidRDefault="00B8416A" w:rsidP="00B8416A">
      <w:r>
        <w:tab/>
        <w:t>}</w:t>
      </w:r>
    </w:p>
    <w:p w14:paraId="15305131" w14:textId="77777777" w:rsidR="00B8416A" w:rsidRDefault="00B8416A" w:rsidP="00B8416A"/>
    <w:p w14:paraId="79A77042" w14:textId="7E51CFE5" w:rsidR="00B8416A" w:rsidRDefault="00B8416A" w:rsidP="00B8416A">
      <w:r>
        <w:tab/>
        <w:t>//velocity = speed_cntr1 * 25; //48ﾏ猥ｻ/ﾈｦ, ﾋﾙｶﾈ=50msﾂ衞*20*60/48｣ｬ20ｴﾎﾎｪ1ﾃ・</w:t>
      </w:r>
      <w:del w:id="75" w:author="勤 荘田" w:date="2023-06-13T10:57:00Z">
        <w:r w:rsidR="00D82224">
          <w:delText>ｬ60</w:delText>
        </w:r>
      </w:del>
      <w:ins w:id="76" w:author="勤 荘田" w:date="2023-06-13T10:57:00Z">
        <w:r>
          <w:t>?0</w:t>
        </w:r>
      </w:ins>
      <w:r>
        <w:t>ﾃ・ｷﾖﾖﾓ</w:t>
      </w:r>
    </w:p>
    <w:p w14:paraId="278A7B4E" w14:textId="77777777" w:rsidR="00B8416A" w:rsidRDefault="00B8416A" w:rsidP="00B8416A"/>
    <w:p w14:paraId="06A92566" w14:textId="77777777" w:rsidR="00B8416A" w:rsidRDefault="00B8416A" w:rsidP="00B8416A">
      <w:r>
        <w:t>}</w:t>
      </w:r>
    </w:p>
    <w:p w14:paraId="220C672A" w14:textId="77777777" w:rsidR="00B8416A" w:rsidRDefault="00B8416A" w:rsidP="00B8416A">
      <w:r>
        <w:t>/***************************************ﾂ蠑ﾆﾋ聆ﾓｳﾌﾐ・**********************************/</w:t>
      </w:r>
    </w:p>
    <w:p w14:paraId="50DE7712" w14:textId="77777777" w:rsidR="00B8416A" w:rsidRDefault="00B8416A" w:rsidP="00B8416A">
      <w:r>
        <w:t>/****************************************************************************************/</w:t>
      </w:r>
    </w:p>
    <w:p w14:paraId="018ACBF4" w14:textId="77777777" w:rsidR="00B8416A" w:rsidRDefault="00B8416A" w:rsidP="00B8416A">
      <w:r>
        <w:t>void pulse_count(void)</w:t>
      </w:r>
    </w:p>
    <w:p w14:paraId="44BEFE05" w14:textId="77777777" w:rsidR="00B8416A" w:rsidRDefault="00B8416A" w:rsidP="00B8416A">
      <w:r>
        <w:t>{</w:t>
      </w:r>
    </w:p>
    <w:p w14:paraId="6E23F05D" w14:textId="77777777" w:rsidR="00B8416A" w:rsidRDefault="00B8416A" w:rsidP="00B8416A">
      <w:r>
        <w:tab/>
        <w:t>if(flag3.BIT.wind_end == 0)</w:t>
      </w:r>
    </w:p>
    <w:p w14:paraId="73C91053" w14:textId="77777777" w:rsidR="00B8416A" w:rsidRDefault="00B8416A" w:rsidP="00B8416A">
      <w:r>
        <w:tab/>
        <w:t>{</w:t>
      </w:r>
    </w:p>
    <w:p w14:paraId="038439C4" w14:textId="77777777" w:rsidR="00B8416A" w:rsidRDefault="00B8416A" w:rsidP="00B8416A">
      <w:r>
        <w:tab/>
      </w:r>
      <w:r>
        <w:tab/>
        <w:t>pulse_cntr --;</w:t>
      </w:r>
    </w:p>
    <w:p w14:paraId="02A8C031" w14:textId="77777777" w:rsidR="00B8416A" w:rsidRDefault="00B8416A" w:rsidP="00B8416A">
      <w:r>
        <w:tab/>
      </w:r>
      <w:r>
        <w:tab/>
        <w:t>//length_compen --;</w:t>
      </w:r>
      <w:r>
        <w:tab/>
      </w:r>
      <w:r>
        <w:tab/>
      </w:r>
      <w:r>
        <w:tab/>
      </w:r>
      <w:r>
        <w:tab/>
        <w:t>//ﾈ郢鉸ｪ6ﾈｦ1ﾃﾗﾔｿ25ﾃﾗｲｹ1ﾃﾗ｣ｨ6.5ﾈｦ｣ｩ</w:t>
      </w:r>
    </w:p>
    <w:p w14:paraId="1EE1BCD1" w14:textId="77777777" w:rsidR="00B8416A" w:rsidRDefault="00B8416A" w:rsidP="00B8416A">
      <w:r>
        <w:tab/>
      </w:r>
      <w:r>
        <w:tab/>
        <w:t>//if(length_compen &lt;= 0)</w:t>
      </w:r>
    </w:p>
    <w:p w14:paraId="55156D6D" w14:textId="77777777" w:rsidR="00B8416A" w:rsidRDefault="00B8416A" w:rsidP="00B8416A">
      <w:r>
        <w:tab/>
      </w:r>
      <w:r>
        <w:tab/>
        <w:t>//{</w:t>
      </w:r>
    </w:p>
    <w:p w14:paraId="3213D4BA" w14:textId="77777777" w:rsidR="00B8416A" w:rsidRDefault="00B8416A" w:rsidP="00B8416A">
      <w:r>
        <w:tab/>
      </w:r>
      <w:r>
        <w:tab/>
        <w:t>//</w:t>
      </w:r>
      <w:r>
        <w:tab/>
        <w:t>length_compen = 625;</w:t>
      </w:r>
    </w:p>
    <w:p w14:paraId="3DD4AD26" w14:textId="77777777" w:rsidR="00B8416A" w:rsidRDefault="00B8416A" w:rsidP="00B8416A">
      <w:r>
        <w:tab/>
      </w:r>
      <w:r>
        <w:tab/>
        <w:t>//</w:t>
      </w:r>
      <w:r>
        <w:tab/>
        <w:t>pulse_cntr = pulse_cntr + 25;</w:t>
      </w:r>
    </w:p>
    <w:p w14:paraId="230372E2" w14:textId="77777777" w:rsidR="00B8416A" w:rsidRDefault="00B8416A" w:rsidP="00B8416A">
      <w:r>
        <w:tab/>
      </w:r>
      <w:r>
        <w:tab/>
        <w:t>//}</w:t>
      </w:r>
    </w:p>
    <w:p w14:paraId="565B070A" w14:textId="77777777" w:rsidR="00B8416A" w:rsidRDefault="00B8416A" w:rsidP="00B8416A">
      <w:r>
        <w:tab/>
      </w:r>
      <w:r>
        <w:tab/>
        <w:t>if(pulse_cntr == 0)</w:t>
      </w:r>
    </w:p>
    <w:p w14:paraId="7D29FAA6" w14:textId="77777777" w:rsidR="00B8416A" w:rsidRDefault="00B8416A" w:rsidP="00B8416A">
      <w:r>
        <w:tab/>
      </w:r>
      <w:r>
        <w:tab/>
        <w:t>{</w:t>
      </w:r>
    </w:p>
    <w:p w14:paraId="4E81A159" w14:textId="77777777" w:rsidR="00B8416A" w:rsidRDefault="00B8416A" w:rsidP="00B8416A">
      <w:r>
        <w:tab/>
      </w:r>
      <w:r>
        <w:tab/>
      </w:r>
      <w:r>
        <w:tab/>
        <w:t>len_1[0] --;</w:t>
      </w:r>
    </w:p>
    <w:p w14:paraId="5E17B4AA" w14:textId="77777777" w:rsidR="00B8416A" w:rsidRDefault="00B8416A" w:rsidP="00B8416A">
      <w:r>
        <w:tab/>
      </w:r>
      <w:r>
        <w:tab/>
      </w:r>
      <w:r>
        <w:tab/>
        <w:t>if(len_1[0] &lt; 0)</w:t>
      </w:r>
    </w:p>
    <w:p w14:paraId="4E7AB5B9" w14:textId="77777777" w:rsidR="00B8416A" w:rsidRDefault="00B8416A" w:rsidP="00B8416A">
      <w:r>
        <w:tab/>
      </w:r>
      <w:r>
        <w:tab/>
      </w:r>
      <w:r>
        <w:tab/>
        <w:t>{</w:t>
      </w:r>
    </w:p>
    <w:p w14:paraId="549A5D7C" w14:textId="77777777" w:rsidR="00B8416A" w:rsidRDefault="00B8416A" w:rsidP="00B8416A">
      <w:r>
        <w:tab/>
      </w:r>
      <w:r>
        <w:tab/>
      </w:r>
      <w:r>
        <w:tab/>
      </w:r>
      <w:r>
        <w:tab/>
        <w:t>len_1[1] --;</w:t>
      </w:r>
    </w:p>
    <w:p w14:paraId="410151BD" w14:textId="77777777" w:rsidR="00B8416A" w:rsidRDefault="00B8416A" w:rsidP="00B8416A">
      <w:r>
        <w:tab/>
      </w:r>
      <w:r>
        <w:tab/>
      </w:r>
      <w:r>
        <w:tab/>
      </w:r>
      <w:r>
        <w:tab/>
        <w:t>if(len_1[1] &lt; 0)</w:t>
      </w:r>
    </w:p>
    <w:p w14:paraId="6AA98484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044DB963" w14:textId="77777777" w:rsidR="00B8416A" w:rsidRDefault="00B8416A" w:rsidP="00B8416A">
      <w:r>
        <w:lastRenderedPageBreak/>
        <w:tab/>
      </w:r>
      <w:r>
        <w:tab/>
      </w:r>
      <w:r>
        <w:tab/>
      </w:r>
      <w:r>
        <w:tab/>
      </w:r>
      <w:r>
        <w:tab/>
        <w:t>len_1[2] --;</w:t>
      </w:r>
    </w:p>
    <w:p w14:paraId="34CDC0F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if(len_1[2] &lt; 0)</w:t>
      </w:r>
    </w:p>
    <w:p w14:paraId="5471825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{</w:t>
      </w:r>
    </w:p>
    <w:p w14:paraId="21A190E2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len_1[0] = 0;</w:t>
      </w:r>
    </w:p>
    <w:p w14:paraId="4E3FE2B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len_1[1] = 0;</w:t>
      </w:r>
    </w:p>
    <w:p w14:paraId="03E8DA80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len_1[2] = 0;</w:t>
      </w:r>
    </w:p>
    <w:p w14:paraId="1713227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flag3.BIT.wind_end = 1;</w:t>
      </w:r>
    </w:p>
    <w:p w14:paraId="541CF688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flag1.BIT.cutter_down = 1;</w:t>
      </w:r>
    </w:p>
    <w:p w14:paraId="762AA30F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cutter_timer = 15;</w:t>
      </w:r>
    </w:p>
    <w:p w14:paraId="5CBE669E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}</w:t>
      </w:r>
    </w:p>
    <w:p w14:paraId="0F739218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else</w:t>
      </w:r>
    </w:p>
    <w:p w14:paraId="5FB85C4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{</w:t>
      </w:r>
    </w:p>
    <w:p w14:paraId="3EB8635C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len_1[0] = 99;</w:t>
      </w:r>
    </w:p>
    <w:p w14:paraId="42C8A547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len_1[1] = 99;</w:t>
      </w:r>
    </w:p>
    <w:p w14:paraId="26795B0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}</w:t>
      </w:r>
    </w:p>
    <w:p w14:paraId="18A4F069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0AA7A4B8" w14:textId="77777777" w:rsidR="00B8416A" w:rsidRDefault="00B8416A" w:rsidP="00B8416A">
      <w:r>
        <w:tab/>
      </w:r>
      <w:r>
        <w:tab/>
      </w:r>
      <w:r>
        <w:tab/>
      </w:r>
      <w:r>
        <w:tab/>
        <w:t>else</w:t>
      </w:r>
    </w:p>
    <w:p w14:paraId="5C66DFA3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719E6447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len_1[0] = 99;</w:t>
      </w:r>
    </w:p>
    <w:p w14:paraId="6479DF7E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327FCD99" w14:textId="77777777" w:rsidR="00B8416A" w:rsidRDefault="00B8416A" w:rsidP="00B8416A">
      <w:r>
        <w:tab/>
      </w:r>
      <w:r>
        <w:tab/>
      </w:r>
      <w:r>
        <w:tab/>
        <w:t>}</w:t>
      </w:r>
      <w:r>
        <w:tab/>
      </w:r>
      <w:r>
        <w:tab/>
      </w:r>
    </w:p>
    <w:p w14:paraId="6BFF44D7" w14:textId="77777777" w:rsidR="00B8416A" w:rsidRDefault="00B8416A" w:rsidP="00B8416A">
      <w:r>
        <w:tab/>
      </w:r>
      <w:r>
        <w:tab/>
      </w:r>
      <w:r>
        <w:tab/>
        <w:t>pulse_cntr = 300;</w:t>
      </w:r>
      <w:r>
        <w:tab/>
      </w:r>
      <w:r>
        <w:tab/>
      </w:r>
      <w:r>
        <w:tab/>
      </w:r>
      <w:r>
        <w:tab/>
      </w:r>
      <w:r>
        <w:tab/>
        <w:t>//50mmﾖｱｾｶ｣ｬ51*3.14/ﾈｦ,48ﾏ猥ｻ/ﾈｦ｣ｬ1ﾃﾗ299.7ｸ猥ｻﾇﾐｻｻ</w:t>
      </w:r>
    </w:p>
    <w:p w14:paraId="3B00D947" w14:textId="77777777" w:rsidR="00B8416A" w:rsidRDefault="00B8416A" w:rsidP="00B8416A">
      <w:r>
        <w:tab/>
      </w:r>
      <w:r>
        <w:tab/>
        <w:t>}</w:t>
      </w:r>
    </w:p>
    <w:p w14:paraId="2A9C454C" w14:textId="77777777" w:rsidR="00B8416A" w:rsidRDefault="00B8416A" w:rsidP="00B8416A">
      <w:r>
        <w:tab/>
        <w:t>}</w:t>
      </w:r>
    </w:p>
    <w:p w14:paraId="481B398B" w14:textId="77777777" w:rsidR="00B8416A" w:rsidRDefault="00B8416A" w:rsidP="00B8416A">
      <w:r>
        <w:t>}</w:t>
      </w:r>
    </w:p>
    <w:p w14:paraId="577B6788" w14:textId="77777777" w:rsidR="00B8416A" w:rsidRDefault="00B8416A" w:rsidP="00B8416A">
      <w:r>
        <w:t>/*************************************ledｺ・ﾌﾄ｣ﾊｽﾗﾓｳﾌﾐ・**********************************************/</w:t>
      </w:r>
    </w:p>
    <w:p w14:paraId="343FA4AC" w14:textId="3DF54E94" w:rsidR="00B8416A" w:rsidRDefault="00B8416A" w:rsidP="00B8416A">
      <w:r>
        <w:t>/*ﾊ菠・ﾎﾊ｣</w:t>
      </w:r>
      <w:del w:id="77" w:author="勤 荘田" w:date="2023-06-13T10:57:00Z">
        <w:r w:rsidR="00D82224">
          <w:delText>ｺ1</w:delText>
        </w:r>
      </w:del>
      <w:ins w:id="78" w:author="勤 荘田" w:date="2023-06-13T10:57:00Z">
        <w:r>
          <w:t>?</w:t>
        </w:r>
      </w:ins>
      <w:r>
        <w:t>｣ｺﾂﾌｵﾆﾉﾁ｡｣2｣ｺﾂﾌｵﾆﾁﾁ｡｣3｣ｺｺ・ﾌｵﾆﾍｬﾊｱﾁﾁ｡</w:t>
      </w:r>
      <w:del w:id="79" w:author="勤 荘田" w:date="2023-06-13T10:57:00Z">
        <w:r w:rsidR="00D82224">
          <w:delText>｣4</w:delText>
        </w:r>
      </w:del>
      <w:ins w:id="80" w:author="勤 荘田" w:date="2023-06-13T10:57:00Z">
        <w:r>
          <w:t>?</w:t>
        </w:r>
      </w:ins>
      <w:r>
        <w:t>｣ｺｺ・ﾆﾁﾁ｡</w:t>
      </w:r>
      <w:del w:id="81" w:author="勤 荘田" w:date="2023-06-13T10:57:00Z">
        <w:r w:rsidR="00D82224">
          <w:delText>｣5</w:delText>
        </w:r>
      </w:del>
      <w:ins w:id="82" w:author="勤 荘田" w:date="2023-06-13T10:57:00Z">
        <w:r>
          <w:t>?</w:t>
        </w:r>
      </w:ins>
      <w:r>
        <w:t>｣ｺｺ・ﾆﾉﾁ｡</w:t>
      </w:r>
      <w:del w:id="83" w:author="勤 荘田" w:date="2023-06-13T10:57:00Z">
        <w:r w:rsidR="00D82224">
          <w:delText>｣6</w:delText>
        </w:r>
      </w:del>
      <w:ins w:id="84" w:author="勤 荘田" w:date="2023-06-13T10:57:00Z">
        <w:r>
          <w:t>?</w:t>
        </w:r>
      </w:ins>
      <w:r>
        <w:t>｣ｺｺ・ﾌｵﾆｽｻﾌ賈ﾁ｡</w:t>
      </w:r>
      <w:del w:id="85" w:author="勤 荘田" w:date="2023-06-13T10:57:00Z">
        <w:r w:rsidR="00D82224">
          <w:delText>｣7</w:delText>
        </w:r>
      </w:del>
      <w:ins w:id="86" w:author="勤 荘田" w:date="2023-06-13T10:57:00Z">
        <w:r>
          <w:t>?</w:t>
        </w:r>
      </w:ins>
      <w:r>
        <w:t>｣ｺｺ・ﾆｸﾟﾋﾙﾉﾁ｡</w:t>
      </w:r>
      <w:del w:id="87" w:author="勤 荘田" w:date="2023-06-13T10:57:00Z">
        <w:r w:rsidR="00D82224">
          <w:delText>｣8</w:delText>
        </w:r>
      </w:del>
      <w:ins w:id="88" w:author="勤 荘田" w:date="2023-06-13T10:57:00Z">
        <w:r>
          <w:t>?</w:t>
        </w:r>
      </w:ins>
      <w:r>
        <w:t>｣ｺｺ・</w:t>
      </w:r>
      <w:del w:id="89" w:author="勤 荘田" w:date="2023-06-13T10:57:00Z">
        <w:r w:rsidR="00D82224">
          <w:delText>ﾆｸﾟﾋﾙﾉﾁ*/</w:delText>
        </w:r>
      </w:del>
      <w:ins w:id="90" w:author="勤 荘田" w:date="2023-06-13T10:57:00Z">
        <w:r>
          <w:t>ﾆｸﾟﾋﾙﾉ?/</w:t>
        </w:r>
      </w:ins>
    </w:p>
    <w:p w14:paraId="089D3347" w14:textId="77777777" w:rsidR="00B8416A" w:rsidRDefault="00B8416A" w:rsidP="00B8416A">
      <w:r>
        <w:t>/*******************************************************************************************************/</w:t>
      </w:r>
    </w:p>
    <w:p w14:paraId="11C4E7A3" w14:textId="77777777" w:rsidR="00B8416A" w:rsidRDefault="00B8416A" w:rsidP="00B8416A">
      <w:r>
        <w:t>void led_mode(unsigned char led_chose)</w:t>
      </w:r>
    </w:p>
    <w:p w14:paraId="49F71E92" w14:textId="77777777" w:rsidR="00B8416A" w:rsidRDefault="00B8416A" w:rsidP="00B8416A">
      <w:r>
        <w:t>{</w:t>
      </w:r>
    </w:p>
    <w:p w14:paraId="285CB662" w14:textId="77777777" w:rsidR="00B8416A" w:rsidRDefault="00B8416A" w:rsidP="00B8416A">
      <w:r>
        <w:tab/>
        <w:t>if(led_chose == 1)</w:t>
      </w:r>
    </w:p>
    <w:p w14:paraId="07CDA44C" w14:textId="77777777" w:rsidR="00B8416A" w:rsidRDefault="00B8416A" w:rsidP="00B8416A">
      <w:r>
        <w:tab/>
        <w:t>{</w:t>
      </w:r>
    </w:p>
    <w:p w14:paraId="7724B127" w14:textId="77777777" w:rsidR="00B8416A" w:rsidRDefault="00B8416A" w:rsidP="00B8416A">
      <w:r>
        <w:tab/>
      </w:r>
      <w:r>
        <w:tab/>
        <w:t>ledcntr --;</w:t>
      </w:r>
    </w:p>
    <w:p w14:paraId="55AD1230" w14:textId="77777777" w:rsidR="00B8416A" w:rsidRDefault="00B8416A" w:rsidP="00B8416A">
      <w:r>
        <w:tab/>
      </w:r>
      <w:r>
        <w:tab/>
        <w:t>if(ledcntr == 0)</w:t>
      </w:r>
    </w:p>
    <w:p w14:paraId="6B9FA05D" w14:textId="77777777" w:rsidR="00B8416A" w:rsidRDefault="00B8416A" w:rsidP="00B8416A">
      <w:r>
        <w:tab/>
      </w:r>
      <w:r>
        <w:tab/>
        <w:t>{ ledcntr=5; LED_RED=0; LED_GRN=LED_GRN^1; }</w:t>
      </w:r>
    </w:p>
    <w:p w14:paraId="65D80353" w14:textId="77777777" w:rsidR="00B8416A" w:rsidRDefault="00B8416A" w:rsidP="00B8416A">
      <w:r>
        <w:tab/>
        <w:t>}</w:t>
      </w:r>
    </w:p>
    <w:p w14:paraId="2B046497" w14:textId="77777777" w:rsidR="00B8416A" w:rsidRDefault="00B8416A" w:rsidP="00B8416A">
      <w:r>
        <w:lastRenderedPageBreak/>
        <w:tab/>
        <w:t>if(led_chose==2)</w:t>
      </w:r>
    </w:p>
    <w:p w14:paraId="6293BBBC" w14:textId="77777777" w:rsidR="00B8416A" w:rsidRDefault="00B8416A" w:rsidP="00B8416A">
      <w:r>
        <w:tab/>
        <w:t>{ LED_RED=0; LED_GRN=1; }</w:t>
      </w:r>
    </w:p>
    <w:p w14:paraId="5896150E" w14:textId="77777777" w:rsidR="00B8416A" w:rsidRDefault="00B8416A" w:rsidP="00B8416A">
      <w:r>
        <w:tab/>
        <w:t>if(led_chose==3)</w:t>
      </w:r>
    </w:p>
    <w:p w14:paraId="10B29A4C" w14:textId="77777777" w:rsidR="00B8416A" w:rsidRDefault="00B8416A" w:rsidP="00B8416A">
      <w:r>
        <w:tab/>
        <w:t>{ LED_RED=1; LED_GRN=1; }</w:t>
      </w:r>
    </w:p>
    <w:p w14:paraId="2ED611C7" w14:textId="77777777" w:rsidR="00B8416A" w:rsidRDefault="00B8416A" w:rsidP="00B8416A">
      <w:r>
        <w:tab/>
        <w:t>if(led_chose==4)</w:t>
      </w:r>
    </w:p>
    <w:p w14:paraId="6574D3A9" w14:textId="77777777" w:rsidR="00B8416A" w:rsidRDefault="00B8416A" w:rsidP="00B8416A">
      <w:r>
        <w:tab/>
        <w:t>{ LED_GRN=0; LED_RED=1; }</w:t>
      </w:r>
    </w:p>
    <w:p w14:paraId="4DE8E877" w14:textId="77777777" w:rsidR="00B8416A" w:rsidRDefault="00B8416A" w:rsidP="00B8416A">
      <w:r>
        <w:tab/>
        <w:t>if(led_chose==5)</w:t>
      </w:r>
    </w:p>
    <w:p w14:paraId="7B2AF08C" w14:textId="77777777" w:rsidR="00B8416A" w:rsidRDefault="00B8416A" w:rsidP="00B8416A">
      <w:r>
        <w:tab/>
        <w:t>{</w:t>
      </w:r>
    </w:p>
    <w:p w14:paraId="395B2A77" w14:textId="77777777" w:rsidR="00B8416A" w:rsidRDefault="00B8416A" w:rsidP="00B8416A">
      <w:r>
        <w:tab/>
      </w:r>
      <w:r>
        <w:tab/>
        <w:t>ledcntr--;</w:t>
      </w:r>
    </w:p>
    <w:p w14:paraId="7978D797" w14:textId="77777777" w:rsidR="00B8416A" w:rsidRDefault="00B8416A" w:rsidP="00B8416A">
      <w:r>
        <w:tab/>
      </w:r>
      <w:r>
        <w:tab/>
        <w:t>if(ledcntr==0)</w:t>
      </w:r>
    </w:p>
    <w:p w14:paraId="2BF3BD2F" w14:textId="77777777" w:rsidR="00B8416A" w:rsidRDefault="00B8416A" w:rsidP="00B8416A">
      <w:r>
        <w:tab/>
      </w:r>
      <w:r>
        <w:tab/>
        <w:t>{ ledcntr=5; LED_GRN=0; LED_RED=LED_RED^1; }</w:t>
      </w:r>
    </w:p>
    <w:p w14:paraId="40AD7B55" w14:textId="77777777" w:rsidR="00B8416A" w:rsidRDefault="00B8416A" w:rsidP="00B8416A">
      <w:r>
        <w:tab/>
        <w:t>}</w:t>
      </w:r>
    </w:p>
    <w:p w14:paraId="5A613BC0" w14:textId="77777777" w:rsidR="00B8416A" w:rsidRDefault="00B8416A" w:rsidP="00B8416A">
      <w:r>
        <w:tab/>
        <w:t>if(led_chose==6)</w:t>
      </w:r>
    </w:p>
    <w:p w14:paraId="5F3E26B7" w14:textId="77777777" w:rsidR="00B8416A" w:rsidRDefault="00B8416A" w:rsidP="00B8416A">
      <w:r>
        <w:tab/>
        <w:t>{</w:t>
      </w:r>
    </w:p>
    <w:p w14:paraId="6E601EE2" w14:textId="77777777" w:rsidR="00B8416A" w:rsidRDefault="00B8416A" w:rsidP="00B8416A">
      <w:r>
        <w:tab/>
      </w:r>
      <w:r>
        <w:tab/>
        <w:t>ledcntr--;</w:t>
      </w:r>
    </w:p>
    <w:p w14:paraId="788DAD39" w14:textId="77777777" w:rsidR="00B8416A" w:rsidRDefault="00B8416A" w:rsidP="00B8416A">
      <w:r>
        <w:tab/>
      </w:r>
      <w:r>
        <w:tab/>
        <w:t>if(ledcntr==0)</w:t>
      </w:r>
    </w:p>
    <w:p w14:paraId="6E3B5DEA" w14:textId="77777777" w:rsidR="00B8416A" w:rsidRDefault="00B8416A" w:rsidP="00B8416A">
      <w:r>
        <w:tab/>
      </w:r>
      <w:r>
        <w:tab/>
        <w:t>{ ledcntr=5; LED_RED=LED_RED^1; LED_GRN=LED_GRN^1; }</w:t>
      </w:r>
    </w:p>
    <w:p w14:paraId="768EBDBC" w14:textId="77777777" w:rsidR="00B8416A" w:rsidRDefault="00B8416A" w:rsidP="00B8416A">
      <w:r>
        <w:tab/>
        <w:t>}</w:t>
      </w:r>
    </w:p>
    <w:p w14:paraId="5D11CC82" w14:textId="77777777" w:rsidR="00B8416A" w:rsidRDefault="00B8416A" w:rsidP="00B8416A">
      <w:r>
        <w:tab/>
        <w:t>if(led_chose==7)</w:t>
      </w:r>
    </w:p>
    <w:p w14:paraId="0EDF70C5" w14:textId="77777777" w:rsidR="00B8416A" w:rsidRDefault="00B8416A" w:rsidP="00B8416A">
      <w:r>
        <w:tab/>
        <w:t>{ LED_GRN=0; LED_RED=LED_RED^1; }</w:t>
      </w:r>
    </w:p>
    <w:p w14:paraId="2CF5EB5E" w14:textId="77777777" w:rsidR="00B8416A" w:rsidRDefault="00B8416A" w:rsidP="00B8416A">
      <w:r>
        <w:tab/>
        <w:t>if(led_chose==8)</w:t>
      </w:r>
    </w:p>
    <w:p w14:paraId="715338A8" w14:textId="77777777" w:rsidR="00B8416A" w:rsidRDefault="00B8416A" w:rsidP="00B8416A">
      <w:r>
        <w:tab/>
        <w:t>{ LED_RED=0; LED_GRN=LED_GRN^1; }</w:t>
      </w:r>
    </w:p>
    <w:p w14:paraId="20B17820" w14:textId="77777777" w:rsidR="00B8416A" w:rsidRDefault="00B8416A" w:rsidP="00B8416A">
      <w:r>
        <w:t>}</w:t>
      </w:r>
    </w:p>
    <w:p w14:paraId="535A171A" w14:textId="77777777" w:rsidR="00B8416A" w:rsidRDefault="00B8416A" w:rsidP="00B8416A"/>
    <w:p w14:paraId="4235121E" w14:textId="77777777" w:rsidR="00B8416A" w:rsidRDefault="00B8416A" w:rsidP="00B8416A">
      <w:r>
        <w:t>/**************************************ledﾏﾔﾊｾﾗﾓｳﾌﾐ・************************************/</w:t>
      </w:r>
    </w:p>
    <w:p w14:paraId="0904E24B" w14:textId="77777777" w:rsidR="00B8416A" w:rsidRDefault="00B8416A" w:rsidP="00B8416A">
      <w:r>
        <w:t>/****************************************************************************************/</w:t>
      </w:r>
    </w:p>
    <w:p w14:paraId="1B69FF1C" w14:textId="77777777" w:rsidR="00B8416A" w:rsidRDefault="00B8416A" w:rsidP="00B8416A">
      <w:r>
        <w:t>void led_display(void)</w:t>
      </w:r>
    </w:p>
    <w:p w14:paraId="4C6CA0ED" w14:textId="77777777" w:rsidR="00B8416A" w:rsidRDefault="00B8416A" w:rsidP="00B8416A">
      <w:r>
        <w:t>{</w:t>
      </w:r>
      <w:r>
        <w:tab/>
        <w:t>unsigned char i;</w:t>
      </w:r>
    </w:p>
    <w:p w14:paraId="7E667012" w14:textId="77777777" w:rsidR="00B8416A" w:rsidRDefault="00B8416A" w:rsidP="00B8416A">
      <w:r>
        <w:tab/>
        <w:t>i = (flag2.byte &amp; 0x07);</w:t>
      </w:r>
    </w:p>
    <w:p w14:paraId="3AE669C9" w14:textId="77777777" w:rsidR="00B8416A" w:rsidRDefault="00B8416A" w:rsidP="00B8416A">
      <w:r>
        <w:tab/>
        <w:t>if(flag1.BIT.zero_error == 1)</w:t>
      </w:r>
    </w:p>
    <w:p w14:paraId="3475189D" w14:textId="77777777" w:rsidR="00B8416A" w:rsidRDefault="00B8416A" w:rsidP="00B8416A">
      <w:r>
        <w:tab/>
        <w:t>{</w:t>
      </w:r>
    </w:p>
    <w:p w14:paraId="0B3E1BA6" w14:textId="77777777" w:rsidR="00B8416A" w:rsidRDefault="00B8416A" w:rsidP="00B8416A">
      <w:r>
        <w:tab/>
      </w:r>
      <w:r>
        <w:tab/>
        <w:t>led_mode(5);</w:t>
      </w:r>
      <w:r>
        <w:tab/>
      </w:r>
    </w:p>
    <w:p w14:paraId="68B77642" w14:textId="77777777" w:rsidR="00B8416A" w:rsidRDefault="00B8416A" w:rsidP="00B8416A">
      <w:r>
        <w:tab/>
        <w:t>}</w:t>
      </w:r>
    </w:p>
    <w:p w14:paraId="6140C2B4" w14:textId="77777777" w:rsidR="00B8416A" w:rsidRDefault="00B8416A" w:rsidP="00B8416A">
      <w:r>
        <w:tab/>
        <w:t>else if(flag1.BIT.adj_start == 1)//ﾕﾅﾁｦｷｶﾎｧｵﾚﾗｴﾌｬ</w:t>
      </w:r>
    </w:p>
    <w:p w14:paraId="0C7A4F7B" w14:textId="77777777" w:rsidR="00B8416A" w:rsidRDefault="00B8416A" w:rsidP="00B8416A">
      <w:r>
        <w:tab/>
        <w:t>{</w:t>
      </w:r>
    </w:p>
    <w:p w14:paraId="4B47DE3A" w14:textId="77777777" w:rsidR="00B8416A" w:rsidRDefault="00B8416A" w:rsidP="00B8416A">
      <w:r>
        <w:tab/>
      </w:r>
      <w:r>
        <w:tab/>
        <w:t>if(tens_temp &lt; 780)</w:t>
      </w:r>
    </w:p>
    <w:p w14:paraId="1F2527EC" w14:textId="77777777" w:rsidR="00B8416A" w:rsidRDefault="00B8416A" w:rsidP="00B8416A">
      <w:r>
        <w:tab/>
      </w:r>
      <w:r>
        <w:tab/>
        <w:t>{ led_mode(5); }</w:t>
      </w:r>
    </w:p>
    <w:p w14:paraId="6F793BD5" w14:textId="77777777" w:rsidR="00B8416A" w:rsidRDefault="00B8416A" w:rsidP="00B8416A">
      <w:r>
        <w:tab/>
      </w:r>
      <w:r>
        <w:tab/>
        <w:t>else if(tens_temp &lt; 790)</w:t>
      </w:r>
    </w:p>
    <w:p w14:paraId="18F955F0" w14:textId="77777777" w:rsidR="00B8416A" w:rsidRDefault="00B8416A" w:rsidP="00B8416A">
      <w:r>
        <w:lastRenderedPageBreak/>
        <w:tab/>
      </w:r>
      <w:r>
        <w:tab/>
        <w:t>{ led_mode(4); }</w:t>
      </w:r>
    </w:p>
    <w:p w14:paraId="30629FE5" w14:textId="77777777" w:rsidR="00B8416A" w:rsidRDefault="00B8416A" w:rsidP="00B8416A">
      <w:r>
        <w:tab/>
      </w:r>
      <w:r>
        <w:tab/>
        <w:t>else if(tens_temp &lt; 810)</w:t>
      </w:r>
    </w:p>
    <w:p w14:paraId="529CE783" w14:textId="77777777" w:rsidR="00B8416A" w:rsidRDefault="00B8416A" w:rsidP="00B8416A">
      <w:r>
        <w:tab/>
      </w:r>
      <w:r>
        <w:tab/>
        <w:t>{ led_mode(3); }</w:t>
      </w:r>
    </w:p>
    <w:p w14:paraId="686A65D4" w14:textId="77777777" w:rsidR="00B8416A" w:rsidRDefault="00B8416A" w:rsidP="00B8416A">
      <w:r>
        <w:tab/>
      </w:r>
      <w:r>
        <w:tab/>
        <w:t>else if(tens_temp &lt; 820)</w:t>
      </w:r>
    </w:p>
    <w:p w14:paraId="54D15CAB" w14:textId="77777777" w:rsidR="00B8416A" w:rsidRDefault="00B8416A" w:rsidP="00B8416A">
      <w:r>
        <w:tab/>
      </w:r>
      <w:r>
        <w:tab/>
        <w:t>{ led_mode(2); }</w:t>
      </w:r>
    </w:p>
    <w:p w14:paraId="7EDCE01D" w14:textId="77777777" w:rsidR="00B8416A" w:rsidRDefault="00B8416A" w:rsidP="00B8416A">
      <w:r>
        <w:tab/>
      </w:r>
      <w:r>
        <w:tab/>
        <w:t>else</w:t>
      </w:r>
    </w:p>
    <w:p w14:paraId="7A8EAA20" w14:textId="77777777" w:rsidR="00B8416A" w:rsidRDefault="00B8416A" w:rsidP="00B8416A">
      <w:r>
        <w:tab/>
      </w:r>
      <w:r>
        <w:tab/>
        <w:t>{ led_mode(1); }</w:t>
      </w:r>
    </w:p>
    <w:p w14:paraId="4E21758D" w14:textId="77777777" w:rsidR="00B8416A" w:rsidRDefault="00B8416A" w:rsidP="00B8416A">
      <w:r>
        <w:tab/>
        <w:t>}</w:t>
      </w:r>
    </w:p>
    <w:p w14:paraId="74A779A9" w14:textId="77777777" w:rsidR="00B8416A" w:rsidRDefault="00B8416A" w:rsidP="00B8416A">
      <w:r>
        <w:tab/>
        <w:t>else</w:t>
      </w:r>
    </w:p>
    <w:p w14:paraId="57F3479F" w14:textId="77777777" w:rsidR="00B8416A" w:rsidRDefault="00B8416A" w:rsidP="00B8416A">
      <w:r>
        <w:tab/>
        <w:t>{</w:t>
      </w:r>
    </w:p>
    <w:p w14:paraId="2B0F8916" w14:textId="77777777" w:rsidR="00B8416A" w:rsidRDefault="00B8416A" w:rsidP="00B8416A">
      <w:r>
        <w:tab/>
      </w:r>
      <w:r>
        <w:tab/>
        <w:t>switch(i)</w:t>
      </w:r>
    </w:p>
    <w:p w14:paraId="0E0AE12B" w14:textId="77777777" w:rsidR="00B8416A" w:rsidRDefault="00B8416A" w:rsidP="00B8416A">
      <w:r>
        <w:tab/>
      </w:r>
      <w:r>
        <w:tab/>
        <w:t>{</w:t>
      </w:r>
    </w:p>
    <w:p w14:paraId="526CEFBC" w14:textId="77777777" w:rsidR="00B8416A" w:rsidRDefault="00B8416A" w:rsidP="00B8416A">
      <w:r>
        <w:tab/>
      </w:r>
      <w:r>
        <w:tab/>
      </w:r>
      <w:r>
        <w:tab/>
        <w:t>case 0 :</w:t>
      </w:r>
    </w:p>
    <w:p w14:paraId="3835D338" w14:textId="77777777" w:rsidR="00B8416A" w:rsidRDefault="00B8416A" w:rsidP="00B8416A">
      <w:r>
        <w:tab/>
      </w:r>
      <w:r>
        <w:tab/>
      </w:r>
      <w:r>
        <w:tab/>
      </w:r>
      <w:r>
        <w:tab/>
        <w:t>if(flag3.BIT.wind_end == 1)//ｾ柀ﾆｽ睫・</w:t>
      </w:r>
    </w:p>
    <w:p w14:paraId="03F4CF9B" w14:textId="77777777" w:rsidR="00B8416A" w:rsidRDefault="00B8416A" w:rsidP="00B8416A">
      <w:r>
        <w:tab/>
      </w:r>
      <w:r>
        <w:tab/>
      </w:r>
      <w:r>
        <w:tab/>
      </w:r>
      <w:r>
        <w:tab/>
        <w:t>{ led_mode(3); }</w:t>
      </w:r>
    </w:p>
    <w:p w14:paraId="61CD32FD" w14:textId="77777777" w:rsidR="00B8416A" w:rsidRDefault="00B8416A" w:rsidP="00B8416A">
      <w:r>
        <w:tab/>
      </w:r>
      <w:r>
        <w:tab/>
      </w:r>
      <w:r>
        <w:tab/>
      </w:r>
      <w:r>
        <w:tab/>
        <w:t>else if(flag3.BIT.wind_start == 1)//ｾ柀ﾆｹｳﾌﾖﾐ</w:t>
      </w:r>
    </w:p>
    <w:p w14:paraId="182A1145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20E53320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if(flag1.BIT.motor_running == 0)</w:t>
      </w:r>
    </w:p>
    <w:p w14:paraId="13E708C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{ led_mode(5); }</w:t>
      </w:r>
    </w:p>
    <w:p w14:paraId="21496077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else</w:t>
      </w:r>
    </w:p>
    <w:p w14:paraId="17066D5B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{ led_mode(2); }</w:t>
      </w:r>
    </w:p>
    <w:p w14:paraId="6C9DF168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02430936" w14:textId="77777777" w:rsidR="00B8416A" w:rsidRDefault="00B8416A" w:rsidP="00B8416A">
      <w:r>
        <w:tab/>
      </w:r>
      <w:r>
        <w:tab/>
      </w:r>
      <w:r>
        <w:tab/>
      </w:r>
      <w:r>
        <w:tab/>
        <w:t>else//resetｺ柀ﾆｿｪﾊｼﾇｰｵﾄﾗｴﾌｬ</w:t>
      </w:r>
    </w:p>
    <w:p w14:paraId="60C51BC8" w14:textId="77777777" w:rsidR="00B8416A" w:rsidRDefault="00B8416A" w:rsidP="00B8416A">
      <w:r>
        <w:tab/>
      </w:r>
      <w:r>
        <w:tab/>
      </w:r>
      <w:r>
        <w:tab/>
      </w:r>
      <w:r>
        <w:tab/>
        <w:t>{ led_mode(4); }</w:t>
      </w:r>
    </w:p>
    <w:p w14:paraId="04C7A639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7A4085A9" w14:textId="77777777" w:rsidR="00B8416A" w:rsidRDefault="00B8416A" w:rsidP="00B8416A">
      <w:r>
        <w:tab/>
      </w:r>
      <w:r>
        <w:tab/>
      </w:r>
      <w:r>
        <w:tab/>
        <w:t>case 1 :</w:t>
      </w:r>
    </w:p>
    <w:p w14:paraId="1854A400" w14:textId="77777777" w:rsidR="00B8416A" w:rsidRDefault="00B8416A" w:rsidP="00B8416A">
      <w:r>
        <w:tab/>
      </w:r>
      <w:r>
        <w:tab/>
      </w:r>
      <w:r>
        <w:tab/>
      </w:r>
      <w:r>
        <w:tab/>
        <w:t>led_mode(7);</w:t>
      </w:r>
    </w:p>
    <w:p w14:paraId="0224545E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46C54EBF" w14:textId="77777777" w:rsidR="00B8416A" w:rsidRDefault="00B8416A" w:rsidP="00B8416A">
      <w:r>
        <w:tab/>
      </w:r>
      <w:r>
        <w:tab/>
      </w:r>
      <w:r>
        <w:tab/>
        <w:t>case 2 :</w:t>
      </w:r>
    </w:p>
    <w:p w14:paraId="1A6AE2DD" w14:textId="77777777" w:rsidR="00B8416A" w:rsidRDefault="00B8416A" w:rsidP="00B8416A">
      <w:r>
        <w:tab/>
      </w:r>
      <w:r>
        <w:tab/>
      </w:r>
      <w:r>
        <w:tab/>
      </w:r>
      <w:r>
        <w:tab/>
        <w:t>led_mode(7);</w:t>
      </w:r>
    </w:p>
    <w:p w14:paraId="118DEADD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0C77EB11" w14:textId="77777777" w:rsidR="00B8416A" w:rsidRDefault="00B8416A" w:rsidP="00B8416A">
      <w:r>
        <w:tab/>
      </w:r>
      <w:r>
        <w:tab/>
      </w:r>
      <w:r>
        <w:tab/>
        <w:t>case 3 :</w:t>
      </w:r>
    </w:p>
    <w:p w14:paraId="6F81A94A" w14:textId="77777777" w:rsidR="00B8416A" w:rsidRDefault="00B8416A" w:rsidP="00B8416A">
      <w:r>
        <w:tab/>
      </w:r>
      <w:r>
        <w:tab/>
      </w:r>
      <w:r>
        <w:tab/>
      </w:r>
      <w:r>
        <w:tab/>
        <w:t xml:space="preserve">led_mode(6); </w:t>
      </w:r>
    </w:p>
    <w:p w14:paraId="5C486BF9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61632578" w14:textId="77777777" w:rsidR="00B8416A" w:rsidRDefault="00B8416A" w:rsidP="00B8416A">
      <w:r>
        <w:tab/>
      </w:r>
      <w:r>
        <w:tab/>
      </w:r>
      <w:r>
        <w:tab/>
        <w:t>case 4 :</w:t>
      </w:r>
    </w:p>
    <w:p w14:paraId="33A149A8" w14:textId="77777777" w:rsidR="00B8416A" w:rsidRDefault="00B8416A" w:rsidP="00B8416A">
      <w:r>
        <w:tab/>
      </w:r>
      <w:r>
        <w:tab/>
      </w:r>
      <w:r>
        <w:tab/>
      </w:r>
      <w:r>
        <w:tab/>
        <w:t xml:space="preserve">led_mode(6); </w:t>
      </w:r>
    </w:p>
    <w:p w14:paraId="4D937C6F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2E199653" w14:textId="77777777" w:rsidR="00B8416A" w:rsidRDefault="00B8416A" w:rsidP="00B8416A">
      <w:r>
        <w:tab/>
      </w:r>
      <w:r>
        <w:tab/>
      </w:r>
      <w:r>
        <w:tab/>
        <w:t>case 5 :</w:t>
      </w:r>
    </w:p>
    <w:p w14:paraId="26A8CC7D" w14:textId="77777777" w:rsidR="00B8416A" w:rsidRDefault="00B8416A" w:rsidP="00B8416A">
      <w:r>
        <w:lastRenderedPageBreak/>
        <w:tab/>
      </w:r>
      <w:r>
        <w:tab/>
      </w:r>
      <w:r>
        <w:tab/>
      </w:r>
      <w:r>
        <w:tab/>
        <w:t>led_mode(3);</w:t>
      </w:r>
    </w:p>
    <w:p w14:paraId="34B9A530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5102EABE" w14:textId="77777777" w:rsidR="00B8416A" w:rsidRDefault="00B8416A" w:rsidP="00B8416A">
      <w:r>
        <w:tab/>
      </w:r>
      <w:r>
        <w:tab/>
      </w:r>
      <w:r>
        <w:tab/>
        <w:t>case 6 :</w:t>
      </w:r>
    </w:p>
    <w:p w14:paraId="77F45FB9" w14:textId="77777777" w:rsidR="00B8416A" w:rsidRDefault="00B8416A" w:rsidP="00B8416A">
      <w:r>
        <w:tab/>
      </w:r>
      <w:r>
        <w:tab/>
      </w:r>
      <w:r>
        <w:tab/>
      </w:r>
      <w:r>
        <w:tab/>
        <w:t>led_mode(3);</w:t>
      </w:r>
    </w:p>
    <w:p w14:paraId="75094134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7F17519C" w14:textId="77777777" w:rsidR="00B8416A" w:rsidRDefault="00B8416A" w:rsidP="00B8416A">
      <w:r>
        <w:tab/>
      </w:r>
      <w:r>
        <w:tab/>
      </w:r>
      <w:r>
        <w:tab/>
        <w:t>case 7 :</w:t>
      </w:r>
    </w:p>
    <w:p w14:paraId="3CA2D944" w14:textId="77777777" w:rsidR="00B8416A" w:rsidRDefault="00B8416A" w:rsidP="00B8416A">
      <w:r>
        <w:tab/>
      </w:r>
      <w:r>
        <w:tab/>
      </w:r>
      <w:r>
        <w:tab/>
      </w:r>
      <w:r>
        <w:tab/>
        <w:t>led_mode(6);</w:t>
      </w:r>
    </w:p>
    <w:p w14:paraId="4E75C877" w14:textId="77777777" w:rsidR="00B8416A" w:rsidRDefault="00B8416A" w:rsidP="00B8416A">
      <w:r>
        <w:tab/>
      </w:r>
      <w:r>
        <w:tab/>
      </w:r>
      <w:r>
        <w:tab/>
      </w:r>
      <w:r>
        <w:tab/>
        <w:t>break;</w:t>
      </w:r>
    </w:p>
    <w:p w14:paraId="17985101" w14:textId="77777777" w:rsidR="00B8416A" w:rsidRDefault="00B8416A" w:rsidP="00B8416A">
      <w:r>
        <w:tab/>
      </w:r>
      <w:r>
        <w:tab/>
        <w:t>}</w:t>
      </w:r>
      <w:r>
        <w:tab/>
      </w:r>
    </w:p>
    <w:p w14:paraId="496849B0" w14:textId="77777777" w:rsidR="00B8416A" w:rsidRDefault="00B8416A" w:rsidP="00B8416A">
      <w:r>
        <w:tab/>
        <w:t>}</w:t>
      </w:r>
    </w:p>
    <w:p w14:paraId="40DFB2DD" w14:textId="77777777" w:rsidR="00B8416A" w:rsidRDefault="00B8416A" w:rsidP="00B8416A">
      <w:r>
        <w:t>}</w:t>
      </w:r>
    </w:p>
    <w:p w14:paraId="60DD9E87" w14:textId="77777777" w:rsidR="00B8416A" w:rsidRDefault="00B8416A" w:rsidP="00B8416A"/>
    <w:p w14:paraId="31177D81" w14:textId="77777777" w:rsidR="00B8416A" w:rsidRDefault="00B8416A" w:rsidP="00B8416A"/>
    <w:p w14:paraId="6D369D3F" w14:textId="77777777" w:rsidR="00B8416A" w:rsidRDefault="00B8416A" w:rsidP="00B8416A"/>
    <w:p w14:paraId="633B5C7E" w14:textId="06D44615" w:rsidR="00B8416A" w:rsidRDefault="00B8416A" w:rsidP="00B8416A">
      <w:r>
        <w:t>/***************************************ﾖｴﾐﾐﾃ・靕ﾓｺｯﾊ</w:t>
      </w:r>
      <w:del w:id="91" w:author="勤 荘田" w:date="2023-06-13T10:57:00Z">
        <w:r w:rsidR="00D82224">
          <w:delText>************************************/</w:delText>
        </w:r>
      </w:del>
      <w:ins w:id="92" w:author="勤 荘田" w:date="2023-06-13T10:57:00Z">
        <w:r>
          <w:t>?***********************************/</w:t>
        </w:r>
      </w:ins>
    </w:p>
    <w:p w14:paraId="7758291C" w14:textId="77777777" w:rsidR="00B8416A" w:rsidRDefault="00B8416A" w:rsidP="00B8416A">
      <w:r>
        <w:t>/*****************************************************************************************/</w:t>
      </w:r>
    </w:p>
    <w:p w14:paraId="0C2E0120" w14:textId="77777777" w:rsidR="00B8416A" w:rsidRDefault="00B8416A" w:rsidP="00B8416A">
      <w:r>
        <w:t>void do_command(unsigned char a)</w:t>
      </w:r>
    </w:p>
    <w:p w14:paraId="5BEDD61B" w14:textId="77777777" w:rsidR="00B8416A" w:rsidRDefault="00B8416A" w:rsidP="00B8416A">
      <w:r>
        <w:t>{</w:t>
      </w:r>
    </w:p>
    <w:p w14:paraId="4E3BAD76" w14:textId="77777777" w:rsidR="00B8416A" w:rsidRDefault="00B8416A" w:rsidP="00B8416A">
      <w:r>
        <w:tab/>
        <w:t>switch (a)</w:t>
      </w:r>
    </w:p>
    <w:p w14:paraId="627A7808" w14:textId="77777777" w:rsidR="00B8416A" w:rsidRDefault="00B8416A" w:rsidP="00B8416A">
      <w:r>
        <w:tab/>
        <w:t>{</w:t>
      </w:r>
    </w:p>
    <w:p w14:paraId="0F5BC7E4" w14:textId="77777777" w:rsidR="00B8416A" w:rsidRDefault="00B8416A" w:rsidP="00B8416A">
      <w:r>
        <w:tab/>
      </w:r>
      <w:r>
        <w:tab/>
        <w:t>case 0 : break;</w:t>
      </w:r>
    </w:p>
    <w:p w14:paraId="4F102867" w14:textId="77777777" w:rsidR="00B8416A" w:rsidRDefault="00B8416A" w:rsidP="00B8416A">
      <w:r>
        <w:tab/>
      </w:r>
      <w:r>
        <w:tab/>
        <w:t>case 1 : do_reset();</w:t>
      </w:r>
    </w:p>
    <w:p w14:paraId="39EAE88F" w14:textId="77777777" w:rsidR="00B8416A" w:rsidRDefault="00B8416A" w:rsidP="00B8416A">
      <w:r>
        <w:tab/>
      </w:r>
      <w:r>
        <w:tab/>
      </w:r>
      <w:r>
        <w:tab/>
      </w:r>
      <w:r>
        <w:tab/>
        <w:t xml:space="preserve"> break;</w:t>
      </w:r>
    </w:p>
    <w:p w14:paraId="03E89A6F" w14:textId="77777777" w:rsidR="00B8416A" w:rsidRDefault="00B8416A" w:rsidP="00B8416A">
      <w:r>
        <w:tab/>
      </w:r>
      <w:r>
        <w:tab/>
        <w:t>case 2 : do_sensadj();</w:t>
      </w:r>
    </w:p>
    <w:p w14:paraId="0D7937B2" w14:textId="77777777" w:rsidR="00B8416A" w:rsidRDefault="00B8416A" w:rsidP="00B8416A">
      <w:r>
        <w:tab/>
      </w:r>
      <w:r>
        <w:tab/>
      </w:r>
      <w:r>
        <w:tab/>
      </w:r>
      <w:r>
        <w:tab/>
        <w:t xml:space="preserve"> break;</w:t>
      </w:r>
    </w:p>
    <w:p w14:paraId="7E5A50F2" w14:textId="77777777" w:rsidR="00B8416A" w:rsidRDefault="00B8416A" w:rsidP="00B8416A">
      <w:r>
        <w:tab/>
      </w:r>
      <w:r>
        <w:tab/>
        <w:t>case 3 : break;</w:t>
      </w:r>
    </w:p>
    <w:p w14:paraId="69E05756" w14:textId="77777777" w:rsidR="00B8416A" w:rsidRDefault="00B8416A" w:rsidP="00B8416A">
      <w:r>
        <w:tab/>
      </w:r>
      <w:r>
        <w:tab/>
        <w:t>case 4 : break;</w:t>
      </w:r>
    </w:p>
    <w:p w14:paraId="5E836F28" w14:textId="77777777" w:rsidR="00B8416A" w:rsidRDefault="00B8416A" w:rsidP="00B8416A">
      <w:r>
        <w:tab/>
      </w:r>
      <w:r>
        <w:tab/>
        <w:t>case 5 : //do_setting();</w:t>
      </w:r>
    </w:p>
    <w:p w14:paraId="734C4777" w14:textId="77777777" w:rsidR="00B8416A" w:rsidRDefault="00B8416A" w:rsidP="00B8416A">
      <w:r>
        <w:tab/>
      </w:r>
      <w:r>
        <w:tab/>
      </w:r>
      <w:r>
        <w:tab/>
      </w:r>
      <w:r>
        <w:tab/>
        <w:t xml:space="preserve"> break;</w:t>
      </w:r>
    </w:p>
    <w:p w14:paraId="505E9CB0" w14:textId="77777777" w:rsidR="00B8416A" w:rsidRDefault="00B8416A" w:rsidP="00B8416A">
      <w:r>
        <w:tab/>
      </w:r>
      <w:r>
        <w:tab/>
        <w:t>case 6 : //do_cont_const();</w:t>
      </w:r>
    </w:p>
    <w:p w14:paraId="58ADDA89" w14:textId="77777777" w:rsidR="00B8416A" w:rsidRDefault="00B8416A" w:rsidP="00B8416A">
      <w:r>
        <w:tab/>
      </w:r>
      <w:r>
        <w:tab/>
      </w:r>
      <w:r>
        <w:tab/>
      </w:r>
      <w:r>
        <w:tab/>
        <w:t xml:space="preserve"> break;</w:t>
      </w:r>
    </w:p>
    <w:p w14:paraId="20A5A85E" w14:textId="77777777" w:rsidR="00B8416A" w:rsidRDefault="00B8416A" w:rsidP="00B8416A">
      <w:r>
        <w:tab/>
      </w:r>
      <w:r>
        <w:tab/>
        <w:t>case 7 : break;</w:t>
      </w:r>
    </w:p>
    <w:p w14:paraId="0E38D586" w14:textId="77777777" w:rsidR="00B8416A" w:rsidRDefault="00B8416A" w:rsidP="00B8416A">
      <w:r>
        <w:tab/>
        <w:t>}</w:t>
      </w:r>
      <w:r>
        <w:tab/>
      </w:r>
    </w:p>
    <w:p w14:paraId="35643213" w14:textId="77777777" w:rsidR="00B8416A" w:rsidRDefault="00B8416A" w:rsidP="00B8416A">
      <w:r>
        <w:t>}</w:t>
      </w:r>
    </w:p>
    <w:p w14:paraId="5FE1C5D0" w14:textId="77777777" w:rsidR="00B8416A" w:rsidRDefault="00B8416A" w:rsidP="00B8416A">
      <w:r>
        <w:t>/****************************************reset**sensadj***setting****const**************/</w:t>
      </w:r>
    </w:p>
    <w:p w14:paraId="736E9E44" w14:textId="77777777" w:rsidR="00B8416A" w:rsidRDefault="00B8416A" w:rsidP="00B8416A">
      <w:r>
        <w:t>/***************************************************************************************/</w:t>
      </w:r>
    </w:p>
    <w:p w14:paraId="75BA9182" w14:textId="77777777" w:rsidR="00B8416A" w:rsidRDefault="00B8416A" w:rsidP="00B8416A">
      <w:r>
        <w:t>void do_reset(void)</w:t>
      </w:r>
    </w:p>
    <w:p w14:paraId="116D1D58" w14:textId="77777777" w:rsidR="00B8416A" w:rsidRDefault="00B8416A" w:rsidP="00B8416A">
      <w:r>
        <w:lastRenderedPageBreak/>
        <w:t>{</w:t>
      </w:r>
    </w:p>
    <w:p w14:paraId="220B68DA" w14:textId="77777777" w:rsidR="00B8416A" w:rsidRDefault="00B8416A" w:rsidP="00B8416A">
      <w:r>
        <w:tab/>
        <w:t>if(flag2.BIT.zero_end == 0)</w:t>
      </w:r>
    </w:p>
    <w:p w14:paraId="2AC2294C" w14:textId="77777777" w:rsidR="00B8416A" w:rsidRDefault="00B8416A" w:rsidP="00B8416A">
      <w:r>
        <w:tab/>
        <w:t>{</w:t>
      </w:r>
    </w:p>
    <w:p w14:paraId="75B701A0" w14:textId="77777777" w:rsidR="00B8416A" w:rsidRDefault="00B8416A" w:rsidP="00B8416A">
      <w:r>
        <w:tab/>
      </w:r>
      <w:r>
        <w:tab/>
        <w:t>auto_zero();</w:t>
      </w:r>
    </w:p>
    <w:p w14:paraId="08C66019" w14:textId="77777777" w:rsidR="00B8416A" w:rsidRDefault="00B8416A" w:rsidP="00B8416A">
      <w:r>
        <w:tab/>
      </w:r>
      <w:r>
        <w:tab/>
        <w:t>if(flag2.BIT.zero_end == 0)</w:t>
      </w:r>
    </w:p>
    <w:p w14:paraId="3D61540F" w14:textId="77777777" w:rsidR="00B8416A" w:rsidRDefault="00B8416A" w:rsidP="00B8416A">
      <w:r>
        <w:tab/>
      </w:r>
      <w:r>
        <w:tab/>
        <w:t>{</w:t>
      </w:r>
    </w:p>
    <w:p w14:paraId="59E28709" w14:textId="77777777" w:rsidR="00B8416A" w:rsidRDefault="00B8416A" w:rsidP="00B8416A">
      <w:r>
        <w:tab/>
      </w:r>
      <w:r>
        <w:tab/>
      </w:r>
      <w:r>
        <w:tab/>
        <w:t>return;</w:t>
      </w:r>
    </w:p>
    <w:p w14:paraId="626337F6" w14:textId="77777777" w:rsidR="00B8416A" w:rsidRDefault="00B8416A" w:rsidP="00B8416A">
      <w:r>
        <w:tab/>
      </w:r>
      <w:r>
        <w:tab/>
        <w:t>}</w:t>
      </w:r>
    </w:p>
    <w:p w14:paraId="1366D474" w14:textId="77777777" w:rsidR="00B8416A" w:rsidRDefault="00B8416A" w:rsidP="00B8416A">
      <w:r>
        <w:tab/>
        <w:t>}</w:t>
      </w:r>
    </w:p>
    <w:p w14:paraId="6AF111D2" w14:textId="77777777" w:rsidR="00B8416A" w:rsidRDefault="00B8416A" w:rsidP="00B8416A">
      <w:r>
        <w:t>/*</w:t>
      </w:r>
      <w:r>
        <w:tab/>
        <w:t>if(WR==1)//ｲ颱EPROMｼﾄｴ貳ﾇｷｦ</w:t>
      </w:r>
    </w:p>
    <w:p w14:paraId="3D45A185" w14:textId="77777777" w:rsidR="00B8416A" w:rsidRDefault="00B8416A" w:rsidP="00B8416A">
      <w:r>
        <w:tab/>
        <w:t>{</w:t>
      </w:r>
    </w:p>
    <w:p w14:paraId="33524B73" w14:textId="77777777" w:rsidR="00B8416A" w:rsidRDefault="00B8416A" w:rsidP="00B8416A">
      <w:r>
        <w:tab/>
      </w:r>
      <w:r>
        <w:tab/>
        <w:t>return;</w:t>
      </w:r>
    </w:p>
    <w:p w14:paraId="77255656" w14:textId="77777777" w:rsidR="00B8416A" w:rsidRDefault="00B8416A" w:rsidP="00B8416A">
      <w:r>
        <w:tab/>
        <w:t>}*/</w:t>
      </w:r>
    </w:p>
    <w:p w14:paraId="6E6E2018" w14:textId="77777777" w:rsidR="00B8416A" w:rsidRDefault="00B8416A" w:rsidP="00B8416A">
      <w:r>
        <w:tab/>
        <w:t>else</w:t>
      </w:r>
    </w:p>
    <w:p w14:paraId="11D2267E" w14:textId="77777777" w:rsidR="00B8416A" w:rsidRDefault="00B8416A" w:rsidP="00B8416A">
      <w:r>
        <w:tab/>
        <w:t>{</w:t>
      </w:r>
    </w:p>
    <w:p w14:paraId="461B674C" w14:textId="77777777" w:rsidR="00B8416A" w:rsidRDefault="00B8416A" w:rsidP="00B8416A"/>
    <w:p w14:paraId="245698F1" w14:textId="77777777" w:rsidR="00B8416A" w:rsidRDefault="00B8416A" w:rsidP="00B8416A">
      <w:r>
        <w:tab/>
      </w:r>
      <w:r>
        <w:tab/>
      </w:r>
      <w:r>
        <w:tab/>
        <w:t>switch (eeprom_address)</w:t>
      </w:r>
    </w:p>
    <w:p w14:paraId="29361039" w14:textId="77777777" w:rsidR="00B8416A" w:rsidRDefault="00B8416A" w:rsidP="00B8416A">
      <w:r>
        <w:tab/>
      </w:r>
      <w:r>
        <w:tab/>
      </w:r>
      <w:r>
        <w:tab/>
        <w:t>{</w:t>
      </w:r>
    </w:p>
    <w:p w14:paraId="1A1916CD" w14:textId="77777777" w:rsidR="00B8416A" w:rsidRDefault="00B8416A" w:rsidP="00B8416A">
      <w:r>
        <w:tab/>
      </w:r>
      <w:r>
        <w:tab/>
      </w:r>
      <w:r>
        <w:tab/>
      </w:r>
      <w:r>
        <w:tab/>
        <w:t xml:space="preserve">case 0 : </w:t>
      </w:r>
      <w:r>
        <w:tab/>
        <w:t>if(setlen[0] &gt; 5)//ｳ､ｶﾈﾄｩﾎｻﾊｷﾇ0ﾊｱﾎｪﾌﾘﾊ篝・</w:t>
      </w:r>
    </w:p>
    <w:p w14:paraId="4F8C83DF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5CABF43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flag3.BIT.special_wind = 1;</w:t>
      </w:r>
    </w:p>
    <w:p w14:paraId="4BC441D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special_error_set = setlen[0];</w:t>
      </w:r>
    </w:p>
    <w:p w14:paraId="431E8B8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//PWM1CON2 = 0x0c00;//0x0004:Updates PxDC registers are immediate</w:t>
      </w:r>
    </w:p>
    <w:p w14:paraId="05DAA8C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088EC99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14:paraId="0FE9866C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0CD692B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flag3.BIT.special_wind = 0;</w:t>
      </w:r>
    </w:p>
    <w:p w14:paraId="1EC8044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//PWM1CON2 = 0x0F00;//0x0004:Updates PxDC registers are immediate</w:t>
      </w:r>
    </w:p>
    <w:p w14:paraId="7A59B4D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E7AB4A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eeprom_address ++;</w:t>
      </w:r>
    </w:p>
    <w:p w14:paraId="2470645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6C583D8" w14:textId="77777777" w:rsidR="00B8416A" w:rsidRDefault="00B8416A" w:rsidP="00B8416A">
      <w:r>
        <w:tab/>
      </w:r>
      <w:r>
        <w:tab/>
      </w:r>
      <w:r>
        <w:tab/>
      </w:r>
      <w:r>
        <w:tab/>
        <w:t xml:space="preserve">case 1 : </w:t>
      </w:r>
      <w:r>
        <w:tab/>
        <w:t>data_backup1();</w:t>
      </w:r>
    </w:p>
    <w:p w14:paraId="625FB814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eeprom_address ++;</w:t>
      </w:r>
    </w:p>
    <w:p w14:paraId="0D25C377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CC86ACB" w14:textId="77777777" w:rsidR="00B8416A" w:rsidRDefault="00B8416A" w:rsidP="00B8416A">
      <w:r>
        <w:tab/>
      </w:r>
      <w:r>
        <w:tab/>
      </w:r>
      <w:r>
        <w:tab/>
      </w:r>
      <w:r>
        <w:tab/>
        <w:t xml:space="preserve">case 2 : </w:t>
      </w:r>
      <w:r>
        <w:tab/>
        <w:t>eeprom_address ++;//Nop();</w:t>
      </w:r>
      <w:r>
        <w:tab/>
      </w:r>
      <w:r>
        <w:tab/>
      </w:r>
      <w:r>
        <w:tab/>
        <w:t>//ﾑﾓｳﾙﾒｻｸﾜﾆﾚ</w:t>
      </w:r>
    </w:p>
    <w:p w14:paraId="2FB5E149" w14:textId="77777777" w:rsidR="00B8416A" w:rsidRDefault="00B8416A" w:rsidP="00B8416A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F908AF4" w14:textId="77777777" w:rsidR="00B8416A" w:rsidRDefault="00B8416A" w:rsidP="00B8416A">
      <w:r>
        <w:tab/>
      </w:r>
      <w:r>
        <w:tab/>
      </w:r>
      <w:r>
        <w:tab/>
      </w:r>
      <w:r>
        <w:tab/>
        <w:t xml:space="preserve">case 3 : </w:t>
      </w:r>
      <w:r>
        <w:tab/>
        <w:t>eeprom_address ++;//Nop();</w:t>
      </w:r>
      <w:r>
        <w:tab/>
      </w:r>
      <w:r>
        <w:tab/>
      </w:r>
      <w:r>
        <w:tab/>
        <w:t>//ﾑﾓｳﾙﾒｻｸﾜﾆﾚ</w:t>
      </w:r>
    </w:p>
    <w:p w14:paraId="172F9FE4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9159B03" w14:textId="77777777" w:rsidR="00B8416A" w:rsidRDefault="00B8416A" w:rsidP="00B8416A">
      <w:r>
        <w:tab/>
      </w:r>
      <w:r>
        <w:tab/>
      </w:r>
      <w:r>
        <w:tab/>
      </w:r>
      <w:r>
        <w:tab/>
        <w:t xml:space="preserve">case 4 : </w:t>
      </w:r>
      <w:r>
        <w:tab/>
        <w:t>data_backup2();</w:t>
      </w:r>
      <w:r>
        <w:tab/>
      </w:r>
      <w:r>
        <w:tab/>
      </w:r>
      <w:r>
        <w:tab/>
        <w:t>//ﾉ雜ｨｳ､ｶﾈﾖﾐﾁｽﾎｻ</w:t>
      </w:r>
    </w:p>
    <w:p w14:paraId="6CE889DE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eeprom_address ++;</w:t>
      </w:r>
    </w:p>
    <w:p w14:paraId="2FFE0A4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FDE012B" w14:textId="77777777" w:rsidR="00B8416A" w:rsidRDefault="00B8416A" w:rsidP="00B8416A">
      <w:r>
        <w:tab/>
      </w:r>
      <w:r>
        <w:tab/>
      </w:r>
      <w:r>
        <w:tab/>
      </w:r>
      <w:r>
        <w:tab/>
        <w:t>case 5:</w:t>
      </w:r>
      <w:r>
        <w:tab/>
      </w:r>
      <w:r>
        <w:tab/>
        <w:t>eeprom_address = 0;</w:t>
      </w:r>
    </w:p>
    <w:p w14:paraId="42DF964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flag2.byte = 0;</w:t>
      </w:r>
    </w:p>
    <w:p w14:paraId="169407F8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8026C17" w14:textId="77777777" w:rsidR="00B8416A" w:rsidRDefault="00B8416A" w:rsidP="00B8416A">
      <w:r>
        <w:tab/>
      </w:r>
      <w:r>
        <w:tab/>
      </w:r>
      <w:r>
        <w:tab/>
      </w:r>
      <w:r>
        <w:tab/>
        <w:t xml:space="preserve">default:   </w:t>
      </w:r>
      <w:r>
        <w:tab/>
        <w:t>eeprom_address = 0;</w:t>
      </w:r>
    </w:p>
    <w:p w14:paraId="1FF994A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4C7E25E" w14:textId="77777777" w:rsidR="00B8416A" w:rsidRDefault="00B8416A" w:rsidP="00B8416A">
      <w:r>
        <w:tab/>
      </w:r>
      <w:r>
        <w:tab/>
      </w:r>
      <w:r>
        <w:tab/>
        <w:t>}</w:t>
      </w:r>
    </w:p>
    <w:p w14:paraId="43440FFB" w14:textId="77777777" w:rsidR="00B8416A" w:rsidRDefault="00B8416A" w:rsidP="00B8416A">
      <w:r>
        <w:tab/>
      </w:r>
      <w:r>
        <w:tab/>
      </w:r>
    </w:p>
    <w:p w14:paraId="2525F63D" w14:textId="77777777" w:rsidR="00B8416A" w:rsidRDefault="00B8416A" w:rsidP="00B8416A">
      <w:r>
        <w:tab/>
        <w:t>}</w:t>
      </w:r>
    </w:p>
    <w:p w14:paraId="3C6444C6" w14:textId="77777777" w:rsidR="00B8416A" w:rsidRDefault="00B8416A" w:rsidP="00B8416A">
      <w:r>
        <w:t>}</w:t>
      </w:r>
    </w:p>
    <w:p w14:paraId="6DAF25C3" w14:textId="77777777" w:rsidR="00B8416A" w:rsidRDefault="00B8416A" w:rsidP="00B8416A">
      <w:r>
        <w:t>/***************************************adj*********************************************/</w:t>
      </w:r>
    </w:p>
    <w:p w14:paraId="73488EC4" w14:textId="77777777" w:rsidR="00B8416A" w:rsidRDefault="00B8416A" w:rsidP="00B8416A">
      <w:r>
        <w:t>/***************************************************************************************/</w:t>
      </w:r>
    </w:p>
    <w:p w14:paraId="4199E8D1" w14:textId="77777777" w:rsidR="00B8416A" w:rsidRDefault="00B8416A" w:rsidP="00B8416A">
      <w:r>
        <w:t>void do_sensadj(void)</w:t>
      </w:r>
    </w:p>
    <w:p w14:paraId="48857E41" w14:textId="77777777" w:rsidR="00B8416A" w:rsidRDefault="00B8416A" w:rsidP="00B8416A">
      <w:r>
        <w:t>{</w:t>
      </w:r>
    </w:p>
    <w:p w14:paraId="444965C5" w14:textId="77777777" w:rsidR="00B8416A" w:rsidRDefault="00B8416A" w:rsidP="00B8416A">
      <w:r>
        <w:tab/>
        <w:t>auto_zero();</w:t>
      </w:r>
    </w:p>
    <w:p w14:paraId="4ED20E75" w14:textId="77777777" w:rsidR="00B8416A" w:rsidRDefault="00B8416A" w:rsidP="00B8416A">
      <w:r>
        <w:tab/>
        <w:t>if(flag2.BIT.zero_end == 0)</w:t>
      </w:r>
    </w:p>
    <w:p w14:paraId="6B817AD0" w14:textId="77777777" w:rsidR="00B8416A" w:rsidRDefault="00B8416A" w:rsidP="00B8416A">
      <w:r>
        <w:tab/>
        <w:t>{</w:t>
      </w:r>
    </w:p>
    <w:p w14:paraId="6151755F" w14:textId="77777777" w:rsidR="00B8416A" w:rsidRDefault="00B8416A" w:rsidP="00B8416A">
      <w:r>
        <w:tab/>
      </w:r>
      <w:r>
        <w:tab/>
        <w:t>return;</w:t>
      </w:r>
    </w:p>
    <w:p w14:paraId="0D10A870" w14:textId="77777777" w:rsidR="00B8416A" w:rsidRDefault="00B8416A" w:rsidP="00B8416A">
      <w:r>
        <w:tab/>
        <w:t>}</w:t>
      </w:r>
    </w:p>
    <w:p w14:paraId="531A8BE1" w14:textId="77777777" w:rsidR="00B8416A" w:rsidRDefault="00B8416A" w:rsidP="00B8416A">
      <w:r>
        <w:tab/>
        <w:t>flag2.byte = 0;</w:t>
      </w:r>
    </w:p>
    <w:p w14:paraId="3C75239C" w14:textId="77777777" w:rsidR="00B8416A" w:rsidRDefault="00B8416A" w:rsidP="00B8416A">
      <w:r>
        <w:tab/>
        <w:t>//flag2.BIT.zero_end=0;</w:t>
      </w:r>
    </w:p>
    <w:p w14:paraId="74E3EE96" w14:textId="77777777" w:rsidR="00B8416A" w:rsidRDefault="00B8416A" w:rsidP="00B8416A">
      <w:r>
        <w:tab/>
        <w:t>flag1.BIT.adj_start = 1;//ﾖｴﾐﾐ</w:t>
      </w:r>
    </w:p>
    <w:p w14:paraId="6744E54E" w14:textId="77777777" w:rsidR="00B8416A" w:rsidRDefault="00B8416A" w:rsidP="00B8416A">
      <w:r>
        <w:t>}</w:t>
      </w:r>
    </w:p>
    <w:p w14:paraId="591DC211" w14:textId="77777777" w:rsidR="00B8416A" w:rsidRDefault="00B8416A" w:rsidP="00B8416A"/>
    <w:p w14:paraId="65AAF31F" w14:textId="77777777" w:rsidR="00B8416A" w:rsidRDefault="00B8416A" w:rsidP="00B8416A">
      <w:r>
        <w:t>/***************************************zero11******************************************/</w:t>
      </w:r>
    </w:p>
    <w:p w14:paraId="6A3DCA25" w14:textId="77777777" w:rsidR="00B8416A" w:rsidRDefault="00B8416A" w:rsidP="00B8416A">
      <w:r>
        <w:t>/***************************************************************************************/</w:t>
      </w:r>
    </w:p>
    <w:p w14:paraId="5F80DE22" w14:textId="77777777" w:rsidR="00B8416A" w:rsidRDefault="00B8416A" w:rsidP="00B8416A">
      <w:r>
        <w:t>void auto_zero(void)</w:t>
      </w:r>
    </w:p>
    <w:p w14:paraId="6DD69F62" w14:textId="77777777" w:rsidR="00B8416A" w:rsidRDefault="00B8416A" w:rsidP="00B8416A">
      <w:r>
        <w:t>{</w:t>
      </w:r>
    </w:p>
    <w:p w14:paraId="5DAD550E" w14:textId="77777777" w:rsidR="00B8416A" w:rsidRDefault="00B8416A" w:rsidP="00B8416A">
      <w:r>
        <w:tab/>
        <w:t>if(zero_delay == 0)//ﾑﾓｳﾙﾓﾃ</w:t>
      </w:r>
    </w:p>
    <w:p w14:paraId="5DA4EE00" w14:textId="77777777" w:rsidR="00B8416A" w:rsidRDefault="00B8416A" w:rsidP="00B8416A">
      <w:r>
        <w:tab/>
        <w:t>{</w:t>
      </w:r>
    </w:p>
    <w:p w14:paraId="1B4B4FC4" w14:textId="77777777" w:rsidR="00B8416A" w:rsidRDefault="00B8416A" w:rsidP="00B8416A">
      <w:r>
        <w:tab/>
        <w:t xml:space="preserve">    if(tens_actual &lt;= tens_ref)</w:t>
      </w:r>
    </w:p>
    <w:p w14:paraId="333FDCE8" w14:textId="77777777" w:rsidR="00B8416A" w:rsidRDefault="00B8416A" w:rsidP="00B8416A">
      <w:r>
        <w:tab/>
        <w:t xml:space="preserve">    {</w:t>
      </w:r>
    </w:p>
    <w:p w14:paraId="340A8DCB" w14:textId="77777777" w:rsidR="00B8416A" w:rsidRDefault="00B8416A" w:rsidP="00B8416A">
      <w:r>
        <w:lastRenderedPageBreak/>
        <w:tab/>
        <w:t xml:space="preserve">        tens_zero = tens_actual;</w:t>
      </w:r>
    </w:p>
    <w:p w14:paraId="13EE7299" w14:textId="77777777" w:rsidR="00B8416A" w:rsidRDefault="00B8416A" w:rsidP="00B8416A">
      <w:r>
        <w:tab/>
        <w:t xml:space="preserve">        flag2.BIT.zero_end = 1;</w:t>
      </w:r>
    </w:p>
    <w:p w14:paraId="3DAF26DB" w14:textId="77777777" w:rsidR="00B8416A" w:rsidRDefault="00B8416A" w:rsidP="00B8416A">
      <w:r>
        <w:tab/>
        <w:t xml:space="preserve">        //flag1.BIT.zero_reset=1;</w:t>
      </w:r>
    </w:p>
    <w:p w14:paraId="03728025" w14:textId="77777777" w:rsidR="00B8416A" w:rsidRDefault="00B8416A" w:rsidP="00B8416A">
      <w:r>
        <w:tab/>
        <w:t xml:space="preserve">    }</w:t>
      </w:r>
    </w:p>
    <w:p w14:paraId="5AAAC416" w14:textId="77777777" w:rsidR="00B8416A" w:rsidRDefault="00B8416A" w:rsidP="00B8416A">
      <w:r>
        <w:tab/>
        <w:t xml:space="preserve">    else if(pwm_zero == 500)//ｵ羌・</w:t>
      </w:r>
    </w:p>
    <w:p w14:paraId="6431661E" w14:textId="77777777" w:rsidR="00B8416A" w:rsidRDefault="00B8416A" w:rsidP="00B8416A">
      <w:r>
        <w:tab/>
        <w:t xml:space="preserve">    {</w:t>
      </w:r>
    </w:p>
    <w:p w14:paraId="56277CD7" w14:textId="77777777" w:rsidR="00B8416A" w:rsidRDefault="00B8416A" w:rsidP="00B8416A">
      <w:r>
        <w:tab/>
        <w:t xml:space="preserve">        flag1.BIT.zero_error = 1;</w:t>
      </w:r>
    </w:p>
    <w:p w14:paraId="43ED2C2E" w14:textId="77777777" w:rsidR="00B8416A" w:rsidRDefault="00B8416A" w:rsidP="00B8416A">
      <w:r>
        <w:tab/>
        <w:t xml:space="preserve">        //flag1.BIT.zero_reset = 1;</w:t>
      </w:r>
    </w:p>
    <w:p w14:paraId="7CC4C603" w14:textId="77777777" w:rsidR="00B8416A" w:rsidRDefault="00B8416A" w:rsidP="00B8416A">
      <w:r>
        <w:tab/>
        <w:t xml:space="preserve">        flag2.BIT.zero_end = 1;</w:t>
      </w:r>
    </w:p>
    <w:p w14:paraId="23ED511C" w14:textId="77777777" w:rsidR="00B8416A" w:rsidRDefault="00B8416A" w:rsidP="00B8416A">
      <w:r>
        <w:tab/>
        <w:t xml:space="preserve">    }</w:t>
      </w:r>
    </w:p>
    <w:p w14:paraId="624D67ED" w14:textId="77777777" w:rsidR="00B8416A" w:rsidRDefault="00B8416A" w:rsidP="00B8416A">
      <w:r>
        <w:tab/>
        <w:t xml:space="preserve">    else </w:t>
      </w:r>
    </w:p>
    <w:p w14:paraId="4E98D73F" w14:textId="77777777" w:rsidR="00B8416A" w:rsidRDefault="00B8416A" w:rsidP="00B8416A">
      <w:r>
        <w:tab/>
        <w:t xml:space="preserve">    {</w:t>
      </w:r>
    </w:p>
    <w:p w14:paraId="58867828" w14:textId="77777777" w:rsidR="00B8416A" w:rsidRDefault="00B8416A" w:rsidP="00B8416A">
      <w:r>
        <w:tab/>
        <w:t xml:space="preserve">        pwm_zero ++;</w:t>
      </w:r>
    </w:p>
    <w:p w14:paraId="39BC826E" w14:textId="77777777" w:rsidR="00B8416A" w:rsidRDefault="00B8416A" w:rsidP="00B8416A">
      <w:r>
        <w:tab/>
        <w:t xml:space="preserve">    }</w:t>
      </w:r>
    </w:p>
    <w:p w14:paraId="0FE47F05" w14:textId="77777777" w:rsidR="00B8416A" w:rsidRDefault="00B8416A" w:rsidP="00B8416A">
      <w:r>
        <w:tab/>
      </w:r>
      <w:r>
        <w:tab/>
        <w:t>zero_delay = 5;</w:t>
      </w:r>
    </w:p>
    <w:p w14:paraId="4BE99A1D" w14:textId="77777777" w:rsidR="00B8416A" w:rsidRDefault="00B8416A" w:rsidP="00B8416A">
      <w:r>
        <w:tab/>
        <w:t>}</w:t>
      </w:r>
    </w:p>
    <w:p w14:paraId="5BCA2652" w14:textId="77777777" w:rsidR="00B8416A" w:rsidRDefault="00B8416A" w:rsidP="00B8416A">
      <w:r>
        <w:tab/>
        <w:t>else</w:t>
      </w:r>
    </w:p>
    <w:p w14:paraId="752D052E" w14:textId="77777777" w:rsidR="00B8416A" w:rsidRDefault="00B8416A" w:rsidP="00B8416A">
      <w:r>
        <w:tab/>
        <w:t>{</w:t>
      </w:r>
    </w:p>
    <w:p w14:paraId="5B2CBD68" w14:textId="77777777" w:rsidR="00B8416A" w:rsidRDefault="00B8416A" w:rsidP="00B8416A">
      <w:r>
        <w:tab/>
      </w:r>
      <w:r>
        <w:tab/>
        <w:t>zero_delay -- ;</w:t>
      </w:r>
    </w:p>
    <w:p w14:paraId="5E6B16D2" w14:textId="77777777" w:rsidR="00B8416A" w:rsidRDefault="00B8416A" w:rsidP="00B8416A">
      <w:r>
        <w:tab/>
        <w:t>}</w:t>
      </w:r>
    </w:p>
    <w:p w14:paraId="4D576089" w14:textId="77777777" w:rsidR="00B8416A" w:rsidRDefault="00B8416A" w:rsidP="00B8416A">
      <w:r>
        <w:t>}</w:t>
      </w:r>
    </w:p>
    <w:p w14:paraId="2C1F5757" w14:textId="77777777" w:rsidR="00B8416A" w:rsidRDefault="00B8416A" w:rsidP="00B8416A"/>
    <w:p w14:paraId="496669D7" w14:textId="77777777" w:rsidR="00B8416A" w:rsidRDefault="00B8416A" w:rsidP="00B8416A">
      <w:r>
        <w:t>/*************************************rx_error******************************************/</w:t>
      </w:r>
    </w:p>
    <w:p w14:paraId="78F730A6" w14:textId="77777777" w:rsidR="00B8416A" w:rsidRDefault="00B8416A" w:rsidP="00B8416A">
      <w:r>
        <w:t>/***************************************************************************************/</w:t>
      </w:r>
    </w:p>
    <w:p w14:paraId="3E123E73" w14:textId="77777777" w:rsidR="00B8416A" w:rsidRDefault="00B8416A" w:rsidP="00B8416A">
      <w:r>
        <w:t>void rxerror(void)</w:t>
      </w:r>
    </w:p>
    <w:p w14:paraId="5CF29C37" w14:textId="77777777" w:rsidR="00B8416A" w:rsidRDefault="00B8416A" w:rsidP="00B8416A">
      <w:r>
        <w:t>{</w:t>
      </w:r>
    </w:p>
    <w:p w14:paraId="625FCD09" w14:textId="77777777" w:rsidR="00B8416A" w:rsidRDefault="00B8416A" w:rsidP="00B8416A">
      <w:r>
        <w:tab/>
        <w:t>flag2.byte = 7;</w:t>
      </w:r>
      <w:r>
        <w:tab/>
      </w:r>
      <w:r>
        <w:tab/>
      </w:r>
      <w:r>
        <w:tab/>
        <w:t>//ﾍｨﾑｶｴ﨔・</w:t>
      </w:r>
    </w:p>
    <w:p w14:paraId="1049B10F" w14:textId="77777777" w:rsidR="00B8416A" w:rsidRDefault="00B8416A" w:rsidP="00B8416A">
      <w:r>
        <w:tab/>
        <w:t>LED_GRN = 1;</w:t>
      </w:r>
    </w:p>
    <w:p w14:paraId="761A374E" w14:textId="77777777" w:rsidR="00B8416A" w:rsidRDefault="00B8416A" w:rsidP="00B8416A">
      <w:r>
        <w:tab/>
        <w:t>LED_RED = 0;</w:t>
      </w:r>
    </w:p>
    <w:p w14:paraId="66C8A7A4" w14:textId="77777777" w:rsidR="00B8416A" w:rsidRDefault="00B8416A" w:rsidP="00B8416A">
      <w:r>
        <w:tab/>
        <w:t>rx_bytecntr = 0;</w:t>
      </w:r>
    </w:p>
    <w:p w14:paraId="3AD4259B" w14:textId="77777777" w:rsidR="00B8416A" w:rsidRDefault="00B8416A" w:rsidP="00B8416A">
      <w:r>
        <w:t>}</w:t>
      </w:r>
    </w:p>
    <w:p w14:paraId="77B37BC7" w14:textId="77777777" w:rsidR="00B8416A" w:rsidRDefault="00B8416A" w:rsidP="00B8416A">
      <w:r>
        <w:t>/************************************rx_reset*******************************************/</w:t>
      </w:r>
    </w:p>
    <w:p w14:paraId="3BA084A5" w14:textId="77777777" w:rsidR="00B8416A" w:rsidRDefault="00B8416A" w:rsidP="00B8416A">
      <w:r>
        <w:t>/**************************************************************************************/</w:t>
      </w:r>
    </w:p>
    <w:p w14:paraId="180D7174" w14:textId="77777777" w:rsidR="00B8416A" w:rsidRDefault="00B8416A" w:rsidP="00B8416A">
      <w:r>
        <w:t>void rxreset(void)</w:t>
      </w:r>
    </w:p>
    <w:p w14:paraId="56C63BDE" w14:textId="77777777" w:rsidR="00B8416A" w:rsidRDefault="00B8416A" w:rsidP="00B8416A">
      <w:r>
        <w:t>{</w:t>
      </w:r>
    </w:p>
    <w:p w14:paraId="0DF38D7E" w14:textId="77777777" w:rsidR="00B8416A" w:rsidRDefault="00B8416A" w:rsidP="00B8416A">
      <w:r>
        <w:tab/>
        <w:t>unsigned char c;</w:t>
      </w:r>
    </w:p>
    <w:p w14:paraId="5387C615" w14:textId="77777777" w:rsidR="00B8416A" w:rsidRDefault="00B8416A" w:rsidP="00B8416A">
      <w:r>
        <w:tab/>
        <w:t>unsigned int i;</w:t>
      </w:r>
    </w:p>
    <w:p w14:paraId="1AC6ED05" w14:textId="77777777" w:rsidR="00B8416A" w:rsidRDefault="00B8416A" w:rsidP="00B8416A">
      <w:r>
        <w:tab/>
        <w:t>if(flag1.BIT.motor_running == 0)</w:t>
      </w:r>
    </w:p>
    <w:p w14:paraId="5C7FA70A" w14:textId="77777777" w:rsidR="00B8416A" w:rsidRDefault="00B8416A" w:rsidP="00B8416A">
      <w:r>
        <w:lastRenderedPageBreak/>
        <w:tab/>
        <w:t>{</w:t>
      </w:r>
    </w:p>
    <w:p w14:paraId="28381CC0" w14:textId="77777777" w:rsidR="00B8416A" w:rsidRDefault="00B8416A" w:rsidP="00B8416A">
      <w:r>
        <w:tab/>
      </w:r>
      <w:r>
        <w:tab/>
        <w:t>//ｿﾉﾔﾚｴﾋｽﾐidｵﾄﾅﾐｶﾏ</w:t>
      </w:r>
    </w:p>
    <w:p w14:paraId="0BB3BDBB" w14:textId="77777777" w:rsidR="00B8416A" w:rsidRDefault="00B8416A" w:rsidP="00B8416A">
      <w:r>
        <w:tab/>
      </w:r>
      <w:r>
        <w:tab/>
        <w:t>if(rx_bytecntr == 5)</w:t>
      </w:r>
    </w:p>
    <w:p w14:paraId="09826975" w14:textId="77777777" w:rsidR="00B8416A" w:rsidRDefault="00B8416A" w:rsidP="00B8416A">
      <w:r>
        <w:tab/>
      </w:r>
      <w:r>
        <w:tab/>
        <w:t>{</w:t>
      </w:r>
    </w:p>
    <w:p w14:paraId="6B145BA8" w14:textId="77777777" w:rsidR="00B8416A" w:rsidRDefault="00B8416A" w:rsidP="00B8416A">
      <w:r>
        <w:tab/>
      </w:r>
      <w:r>
        <w:tab/>
      </w:r>
      <w:r>
        <w:tab/>
        <w:t>c = 0;</w:t>
      </w:r>
    </w:p>
    <w:p w14:paraId="070D380B" w14:textId="77777777" w:rsidR="00B8416A" w:rsidRDefault="00B8416A" w:rsidP="00B8416A">
      <w:r>
        <w:tab/>
      </w:r>
      <w:r>
        <w:tab/>
      </w:r>
      <w:r>
        <w:tab/>
        <w:t>c = c+rx_buffer[0];</w:t>
      </w:r>
    </w:p>
    <w:p w14:paraId="212BA2CA" w14:textId="77777777" w:rsidR="00B8416A" w:rsidRDefault="00B8416A" w:rsidP="00B8416A">
      <w:r>
        <w:tab/>
      </w:r>
      <w:r>
        <w:tab/>
      </w:r>
      <w:r>
        <w:tab/>
        <w:t>c = c+rx_buffer[1];</w:t>
      </w:r>
    </w:p>
    <w:p w14:paraId="2210D9FB" w14:textId="77777777" w:rsidR="00B8416A" w:rsidRDefault="00B8416A" w:rsidP="00B8416A">
      <w:r>
        <w:tab/>
      </w:r>
      <w:r>
        <w:tab/>
      </w:r>
      <w:r>
        <w:tab/>
        <w:t>c = c+rx_buffer[2];</w:t>
      </w:r>
    </w:p>
    <w:p w14:paraId="7B87274E" w14:textId="77777777" w:rsidR="00B8416A" w:rsidRDefault="00B8416A" w:rsidP="00B8416A">
      <w:r>
        <w:tab/>
      </w:r>
      <w:r>
        <w:tab/>
      </w:r>
      <w:r>
        <w:tab/>
        <w:t>c = c+rx_buffer[3];</w:t>
      </w:r>
    </w:p>
    <w:p w14:paraId="0AFBD33A" w14:textId="77777777" w:rsidR="00B8416A" w:rsidRDefault="00B8416A" w:rsidP="00B8416A">
      <w:r>
        <w:tab/>
      </w:r>
      <w:r>
        <w:tab/>
      </w:r>
      <w:r>
        <w:tab/>
        <w:t>c = (c&amp;0x7f);</w:t>
      </w:r>
    </w:p>
    <w:p w14:paraId="79E2FD28" w14:textId="77777777" w:rsidR="00B8416A" w:rsidRDefault="00B8416A" w:rsidP="00B8416A">
      <w:r>
        <w:tab/>
      </w:r>
      <w:r>
        <w:tab/>
      </w:r>
      <w:r>
        <w:tab/>
        <w:t>if(c == rx_buffer[4])</w:t>
      </w:r>
    </w:p>
    <w:p w14:paraId="1416E45D" w14:textId="77777777" w:rsidR="00B8416A" w:rsidRDefault="00B8416A" w:rsidP="00B8416A">
      <w:r>
        <w:tab/>
      </w:r>
      <w:r>
        <w:tab/>
      </w:r>
      <w:r>
        <w:tab/>
        <w:t>{</w:t>
      </w:r>
    </w:p>
    <w:p w14:paraId="4D438EF0" w14:textId="18913D97" w:rsidR="00B8416A" w:rsidRDefault="00B8416A" w:rsidP="00B8416A">
      <w:r>
        <w:tab/>
      </w:r>
      <w:r>
        <w:tab/>
      </w:r>
      <w:r>
        <w:tab/>
      </w:r>
      <w:r>
        <w:tab/>
        <w:t>//ｸ・ﾂﾉ雜</w:t>
      </w:r>
      <w:del w:id="93" w:author="勤 荘田" w:date="2023-06-13T10:57:00Z">
        <w:r w:rsidR="00D82224">
          <w:delText>ｨﾖｵ</w:delText>
        </w:r>
      </w:del>
      <w:ins w:id="94" w:author="勤 荘田" w:date="2023-06-13T10:57:00Z">
        <w:r>
          <w:t>ｨﾖ?</w:t>
        </w:r>
      </w:ins>
    </w:p>
    <w:p w14:paraId="33CF6E25" w14:textId="77777777" w:rsidR="00B8416A" w:rsidRDefault="00B8416A" w:rsidP="00B8416A">
      <w:r>
        <w:tab/>
      </w:r>
      <w:r>
        <w:tab/>
      </w:r>
      <w:r>
        <w:tab/>
      </w:r>
      <w:r>
        <w:tab/>
        <w:t>setlen[0] = rx_buffer[0];</w:t>
      </w:r>
    </w:p>
    <w:p w14:paraId="37C15CEE" w14:textId="77777777" w:rsidR="00B8416A" w:rsidRDefault="00B8416A" w:rsidP="00B8416A">
      <w:r>
        <w:tab/>
      </w:r>
      <w:r>
        <w:tab/>
      </w:r>
      <w:r>
        <w:tab/>
      </w:r>
      <w:r>
        <w:tab/>
        <w:t>len_1[0] = setlen[0];</w:t>
      </w:r>
    </w:p>
    <w:p w14:paraId="1016E7FC" w14:textId="77777777" w:rsidR="00B8416A" w:rsidRDefault="00B8416A" w:rsidP="00B8416A">
      <w:r>
        <w:tab/>
      </w:r>
      <w:r>
        <w:tab/>
      </w:r>
      <w:r>
        <w:tab/>
      </w:r>
      <w:r>
        <w:tab/>
        <w:t>setlen[1] = rx_buffer[1];</w:t>
      </w:r>
    </w:p>
    <w:p w14:paraId="59CE7A00" w14:textId="77777777" w:rsidR="00B8416A" w:rsidRDefault="00B8416A" w:rsidP="00B8416A">
      <w:r>
        <w:tab/>
      </w:r>
      <w:r>
        <w:tab/>
      </w:r>
      <w:r>
        <w:tab/>
      </w:r>
      <w:r>
        <w:tab/>
        <w:t>len_1[1] = setlen[1];</w:t>
      </w:r>
    </w:p>
    <w:p w14:paraId="612B2877" w14:textId="77777777" w:rsidR="00B8416A" w:rsidRDefault="00B8416A" w:rsidP="00B8416A">
      <w:r>
        <w:tab/>
      </w:r>
      <w:r>
        <w:tab/>
      </w:r>
      <w:r>
        <w:tab/>
      </w:r>
      <w:r>
        <w:tab/>
        <w:t>setlen[2] = rx_buffer[2];</w:t>
      </w:r>
    </w:p>
    <w:p w14:paraId="4FBC4E99" w14:textId="77777777" w:rsidR="00B8416A" w:rsidRDefault="00B8416A" w:rsidP="00B8416A">
      <w:r>
        <w:tab/>
      </w:r>
      <w:r>
        <w:tab/>
      </w:r>
      <w:r>
        <w:tab/>
      </w:r>
      <w:r>
        <w:tab/>
        <w:t>len_1[2] = setlen[2];</w:t>
      </w:r>
    </w:p>
    <w:p w14:paraId="0620169B" w14:textId="77777777" w:rsidR="00B8416A" w:rsidRDefault="00B8416A" w:rsidP="00B8416A">
      <w:r>
        <w:tab/>
      </w:r>
      <w:r>
        <w:tab/>
      </w:r>
      <w:r>
        <w:tab/>
      </w:r>
      <w:r>
        <w:tab/>
        <w:t>pulse_cntr = 143;</w:t>
      </w:r>
    </w:p>
    <w:p w14:paraId="180FF5AD" w14:textId="77777777" w:rsidR="00B8416A" w:rsidRDefault="00B8416A" w:rsidP="00B8416A">
      <w:r>
        <w:tab/>
      </w:r>
      <w:r>
        <w:tab/>
      </w:r>
      <w:r>
        <w:tab/>
      </w:r>
      <w:r>
        <w:tab/>
        <w:t>settens=rx_buffer[3];</w:t>
      </w:r>
    </w:p>
    <w:p w14:paraId="3750BE9F" w14:textId="77777777" w:rsidR="00B8416A" w:rsidRDefault="00B8416A" w:rsidP="00B8416A">
      <w:r>
        <w:tab/>
      </w:r>
      <w:r>
        <w:tab/>
      </w:r>
      <w:r>
        <w:tab/>
      </w:r>
      <w:r>
        <w:tab/>
        <w:t>tension_compensate();           //ﾕﾅﾁｦｲｹｳ･/ｼﾆﾋ・</w:t>
      </w:r>
    </w:p>
    <w:p w14:paraId="2FADAC42" w14:textId="77777777" w:rsidR="00B8416A" w:rsidRDefault="00B8416A" w:rsidP="00B8416A">
      <w:r>
        <w:tab/>
      </w:r>
      <w:r>
        <w:tab/>
      </w:r>
      <w:r>
        <w:tab/>
      </w:r>
      <w:r>
        <w:tab/>
        <w:t>tens_desired = tens_set;</w:t>
      </w:r>
    </w:p>
    <w:p w14:paraId="34B6394B" w14:textId="77777777" w:rsidR="00B8416A" w:rsidRDefault="00B8416A" w:rsidP="00B8416A">
      <w:r>
        <w:tab/>
      </w:r>
      <w:r>
        <w:tab/>
      </w:r>
      <w:r>
        <w:tab/>
      </w:r>
      <w:r>
        <w:tab/>
        <w:t>eeprom_address = 0;</w:t>
      </w:r>
    </w:p>
    <w:p w14:paraId="4DC0B981" w14:textId="77777777" w:rsidR="00B8416A" w:rsidRDefault="00B8416A" w:rsidP="00B8416A">
      <w:r>
        <w:tab/>
      </w:r>
      <w:r>
        <w:tab/>
      </w:r>
      <w:r>
        <w:tab/>
      </w:r>
      <w:r>
        <w:tab/>
        <w:t>rx_bytecntr = 0;</w:t>
      </w:r>
    </w:p>
    <w:p w14:paraId="759959BC" w14:textId="77777777" w:rsidR="00B8416A" w:rsidRDefault="00B8416A" w:rsidP="00B8416A">
      <w:r>
        <w:tab/>
      </w:r>
      <w:r>
        <w:tab/>
      </w:r>
      <w:r>
        <w:tab/>
      </w:r>
      <w:r>
        <w:tab/>
        <w:t>flag2.byte = 1;</w:t>
      </w:r>
      <w:r>
        <w:tab/>
      </w:r>
      <w:r>
        <w:tab/>
      </w:r>
      <w:r>
        <w:tab/>
      </w:r>
      <w:r>
        <w:tab/>
      </w:r>
      <w:r>
        <w:tab/>
        <w:t>//resetｵﾄｴｦﾀ昻德ﾅ</w:t>
      </w:r>
    </w:p>
    <w:p w14:paraId="17147344" w14:textId="77777777" w:rsidR="00B8416A" w:rsidRDefault="00B8416A" w:rsidP="00B8416A">
      <w:r>
        <w:tab/>
      </w:r>
      <w:r>
        <w:tab/>
      </w:r>
      <w:r>
        <w:tab/>
      </w:r>
      <w:r>
        <w:tab/>
        <w:t>flag3.byte = 0;</w:t>
      </w:r>
      <w:r>
        <w:tab/>
      </w:r>
      <w:r>
        <w:tab/>
      </w:r>
      <w:r>
        <w:tab/>
      </w:r>
      <w:r>
        <w:tab/>
      </w:r>
      <w:r>
        <w:tab/>
        <w:t>//resetｵﾄｴｦﾀ昻德ﾅ</w:t>
      </w:r>
    </w:p>
    <w:p w14:paraId="0696B5D3" w14:textId="77777777" w:rsidR="00B8416A" w:rsidRDefault="00B8416A" w:rsidP="00B8416A">
      <w:r>
        <w:tab/>
      </w:r>
      <w:r>
        <w:tab/>
      </w:r>
      <w:r>
        <w:tab/>
      </w:r>
      <w:r>
        <w:tab/>
        <w:t>//ｵ聆ｼｱｸ</w:t>
      </w:r>
    </w:p>
    <w:p w14:paraId="5ECA0304" w14:textId="77777777" w:rsidR="00B8416A" w:rsidRDefault="00B8416A" w:rsidP="00B8416A">
      <w:r>
        <w:tab/>
      </w:r>
      <w:r>
        <w:tab/>
      </w:r>
      <w:r>
        <w:tab/>
      </w:r>
      <w:r>
        <w:tab/>
        <w:t>OC1R = 0;// Write the duty cycle for the first PWM pulse</w:t>
      </w:r>
    </w:p>
    <w:p w14:paraId="06E2A678" w14:textId="77777777" w:rsidR="00B8416A" w:rsidRDefault="00B8416A" w:rsidP="00B8416A">
      <w:r>
        <w:t xml:space="preserve">                pwm_zero = 0;// Write the duty cycle for the second PWM pulse</w:t>
      </w:r>
    </w:p>
    <w:p w14:paraId="4019004B" w14:textId="77777777" w:rsidR="00B8416A" w:rsidRDefault="00B8416A" w:rsidP="00B8416A">
      <w:r>
        <w:tab/>
      </w:r>
      <w:r>
        <w:tab/>
      </w:r>
      <w:r>
        <w:tab/>
      </w:r>
      <w:r>
        <w:tab/>
        <w:t>pwm_out_temp = 0;</w:t>
      </w:r>
    </w:p>
    <w:p w14:paraId="1A2D07A7" w14:textId="77777777" w:rsidR="00B8416A" w:rsidRDefault="00B8416A" w:rsidP="00B8416A">
      <w:r>
        <w:tab/>
      </w:r>
      <w:r>
        <w:tab/>
      </w:r>
      <w:r>
        <w:tab/>
      </w:r>
      <w:r>
        <w:tab/>
        <w:t>zero_delay = 5;</w:t>
      </w:r>
    </w:p>
    <w:p w14:paraId="4C8B534E" w14:textId="16F498E8" w:rsidR="00B8416A" w:rsidRDefault="00B8416A" w:rsidP="00B8416A">
      <w:r>
        <w:tab/>
      </w:r>
      <w:r>
        <w:tab/>
      </w:r>
      <w:r>
        <w:tab/>
      </w:r>
      <w:r>
        <w:tab/>
        <w:t>flag1.BIT.adj_start = 0;</w:t>
      </w:r>
      <w:r>
        <w:tab/>
      </w:r>
      <w:r>
        <w:tab/>
      </w:r>
      <w:r>
        <w:tab/>
        <w:t>//暲ﾂ・羈・</w:t>
      </w:r>
      <w:del w:id="95" w:author="勤 荘田" w:date="2023-06-13T10:57:00Z">
        <w:r w:rsidR="00D82224">
          <w:delText>ｾﾎｻ</w:delText>
        </w:r>
      </w:del>
      <w:ins w:id="96" w:author="勤 荘田" w:date="2023-06-13T10:57:00Z">
        <w:r>
          <w:t>ｾﾎ?</w:t>
        </w:r>
      </w:ins>
    </w:p>
    <w:p w14:paraId="1807B5AC" w14:textId="77777777" w:rsidR="00B8416A" w:rsidRDefault="00B8416A" w:rsidP="00B8416A">
      <w:r>
        <w:tab/>
      </w:r>
      <w:r>
        <w:tab/>
      </w:r>
      <w:r>
        <w:tab/>
      </w:r>
      <w:r>
        <w:tab/>
        <w:t>flag1.BIT.zero_error = 0;</w:t>
      </w:r>
      <w:r>
        <w:tab/>
      </w:r>
      <w:r>
        <w:tab/>
      </w:r>
      <w:r>
        <w:tab/>
        <w:t>//ﾇ蟲ｵ羔﨔ﾄﾐﾅﾏ｢</w:t>
      </w:r>
    </w:p>
    <w:p w14:paraId="7AD15542" w14:textId="77777777" w:rsidR="00B8416A" w:rsidRDefault="00B8416A" w:rsidP="00B8416A">
      <w:r>
        <w:tab/>
      </w:r>
      <w:r>
        <w:tab/>
      </w:r>
      <w:r>
        <w:tab/>
      </w:r>
      <w:r>
        <w:tab/>
        <w:t>//flag1.BIT.reset_end = 1;</w:t>
      </w:r>
      <w:r>
        <w:tab/>
      </w:r>
      <w:r>
        <w:tab/>
      </w:r>
      <w:r>
        <w:tab/>
        <w:t>//ｷﾀﾖｹﾎｴｵ羸ﾍﾆｯ</w:t>
      </w:r>
    </w:p>
    <w:p w14:paraId="4BC0B3A5" w14:textId="77777777" w:rsidR="00B8416A" w:rsidRDefault="00B8416A" w:rsidP="00B8416A">
      <w:r>
        <w:tab/>
      </w:r>
      <w:r>
        <w:tab/>
      </w:r>
      <w:r>
        <w:tab/>
      </w:r>
      <w:r>
        <w:tab/>
        <w:t>stop_delay = 1000;</w:t>
      </w:r>
      <w:r>
        <w:tab/>
        <w:t>//stop delay timing set</w:t>
      </w:r>
    </w:p>
    <w:p w14:paraId="3AB8A5B8" w14:textId="77777777" w:rsidR="00B8416A" w:rsidRDefault="00B8416A" w:rsidP="00B8416A">
      <w:r>
        <w:tab/>
      </w:r>
      <w:r>
        <w:tab/>
      </w:r>
      <w:r>
        <w:tab/>
      </w:r>
      <w:r>
        <w:tab/>
        <w:t>speed_min_avg = 0;</w:t>
      </w:r>
    </w:p>
    <w:p w14:paraId="58BA6972" w14:textId="77777777" w:rsidR="00B8416A" w:rsidRDefault="00B8416A" w:rsidP="00B8416A">
      <w:r>
        <w:tab/>
      </w:r>
      <w:r>
        <w:tab/>
      </w:r>
      <w:r>
        <w:tab/>
      </w:r>
      <w:r>
        <w:tab/>
        <w:t>for(i = 0; i &lt; data_total; i++)</w:t>
      </w:r>
    </w:p>
    <w:p w14:paraId="026C1FF2" w14:textId="77777777" w:rsidR="00B8416A" w:rsidRDefault="00B8416A" w:rsidP="00B8416A">
      <w:r>
        <w:lastRenderedPageBreak/>
        <w:tab/>
      </w:r>
      <w:r>
        <w:tab/>
      </w:r>
      <w:r>
        <w:tab/>
      </w:r>
      <w:r>
        <w:tab/>
        <w:t>{</w:t>
      </w:r>
    </w:p>
    <w:p w14:paraId="09123F1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tens_complast[i] = 0;</w:t>
      </w:r>
    </w:p>
    <w:p w14:paraId="1C0BF7DB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tens_addt[i] = 0;</w:t>
      </w:r>
    </w:p>
    <w:p w14:paraId="12305F7F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64CC58A6" w14:textId="77777777" w:rsidR="00B8416A" w:rsidRDefault="00B8416A" w:rsidP="00B8416A"/>
    <w:p w14:paraId="0E71C1C5" w14:textId="77777777" w:rsidR="00B8416A" w:rsidRDefault="00B8416A" w:rsidP="00B8416A">
      <w:r>
        <w:tab/>
      </w:r>
      <w:r>
        <w:tab/>
      </w:r>
      <w:r>
        <w:tab/>
        <w:t>}</w:t>
      </w:r>
    </w:p>
    <w:p w14:paraId="3D235C1D" w14:textId="77777777" w:rsidR="00B8416A" w:rsidRDefault="00B8416A" w:rsidP="00B8416A">
      <w:r>
        <w:tab/>
      </w:r>
      <w:r>
        <w:tab/>
      </w:r>
      <w:r>
        <w:tab/>
        <w:t>else</w:t>
      </w:r>
    </w:p>
    <w:p w14:paraId="10918B32" w14:textId="77777777" w:rsidR="00B8416A" w:rsidRDefault="00B8416A" w:rsidP="00B8416A">
      <w:r>
        <w:tab/>
      </w:r>
      <w:r>
        <w:tab/>
      </w:r>
      <w:r>
        <w:tab/>
        <w:t>{</w:t>
      </w:r>
    </w:p>
    <w:p w14:paraId="3A95BBA8" w14:textId="77777777" w:rsidR="00B8416A" w:rsidRDefault="00B8416A" w:rsidP="00B8416A">
      <w:r>
        <w:tab/>
      </w:r>
      <w:r>
        <w:tab/>
      </w:r>
      <w:r>
        <w:tab/>
      </w:r>
      <w:r>
        <w:tab/>
        <w:t>rxerror();</w:t>
      </w:r>
    </w:p>
    <w:p w14:paraId="1D4CE23E" w14:textId="77777777" w:rsidR="00B8416A" w:rsidRDefault="00B8416A" w:rsidP="00B8416A">
      <w:r>
        <w:tab/>
      </w:r>
      <w:r>
        <w:tab/>
      </w:r>
      <w:r>
        <w:tab/>
        <w:t>}</w:t>
      </w:r>
    </w:p>
    <w:p w14:paraId="29901F92" w14:textId="77777777" w:rsidR="00B8416A" w:rsidRDefault="00B8416A" w:rsidP="00B8416A">
      <w:r>
        <w:tab/>
      </w:r>
      <w:r>
        <w:tab/>
        <w:t>}</w:t>
      </w:r>
    </w:p>
    <w:p w14:paraId="1917DC9D" w14:textId="77777777" w:rsidR="00B8416A" w:rsidRDefault="00B8416A" w:rsidP="00B8416A">
      <w:r>
        <w:tab/>
      </w:r>
      <w:r>
        <w:tab/>
        <w:t>else</w:t>
      </w:r>
    </w:p>
    <w:p w14:paraId="43772BD5" w14:textId="77777777" w:rsidR="00B8416A" w:rsidRDefault="00B8416A" w:rsidP="00B8416A">
      <w:r>
        <w:tab/>
      </w:r>
      <w:r>
        <w:tab/>
        <w:t>{</w:t>
      </w:r>
    </w:p>
    <w:p w14:paraId="4DD95814" w14:textId="77777777" w:rsidR="00B8416A" w:rsidRDefault="00B8416A" w:rsidP="00B8416A">
      <w:r>
        <w:tab/>
      </w:r>
      <w:r>
        <w:tab/>
      </w:r>
      <w:r>
        <w:tab/>
        <w:t>rxerror();</w:t>
      </w:r>
    </w:p>
    <w:p w14:paraId="2614DEF8" w14:textId="77777777" w:rsidR="00B8416A" w:rsidRDefault="00B8416A" w:rsidP="00B8416A">
      <w:r>
        <w:tab/>
      </w:r>
      <w:r>
        <w:tab/>
        <w:t>}</w:t>
      </w:r>
    </w:p>
    <w:p w14:paraId="09BA928F" w14:textId="77777777" w:rsidR="00B8416A" w:rsidRDefault="00B8416A" w:rsidP="00B8416A">
      <w:r>
        <w:tab/>
        <w:t>}</w:t>
      </w:r>
    </w:p>
    <w:p w14:paraId="55952FD8" w14:textId="77777777" w:rsidR="00B8416A" w:rsidRDefault="00B8416A" w:rsidP="00B8416A">
      <w:r>
        <w:tab/>
        <w:t>else</w:t>
      </w:r>
    </w:p>
    <w:p w14:paraId="57595EA3" w14:textId="77777777" w:rsidR="00B8416A" w:rsidRDefault="00B8416A" w:rsidP="00B8416A">
      <w:r>
        <w:tab/>
        <w:t>{</w:t>
      </w:r>
    </w:p>
    <w:p w14:paraId="1A908602" w14:textId="77777777" w:rsidR="00B8416A" w:rsidRDefault="00B8416A" w:rsidP="00B8416A">
      <w:r>
        <w:tab/>
      </w:r>
      <w:r>
        <w:tab/>
        <w:t>rx_bytecntr = 0;</w:t>
      </w:r>
    </w:p>
    <w:p w14:paraId="3571B8B1" w14:textId="77777777" w:rsidR="00B8416A" w:rsidRDefault="00B8416A" w:rsidP="00B8416A">
      <w:r>
        <w:tab/>
        <w:t>}</w:t>
      </w:r>
    </w:p>
    <w:p w14:paraId="66C74074" w14:textId="77777777" w:rsidR="00B8416A" w:rsidRDefault="00B8416A" w:rsidP="00B8416A">
      <w:r>
        <w:tab/>
      </w:r>
    </w:p>
    <w:p w14:paraId="0500A066" w14:textId="77777777" w:rsidR="00B8416A" w:rsidRDefault="00B8416A" w:rsidP="00B8416A">
      <w:r>
        <w:t>}</w:t>
      </w:r>
    </w:p>
    <w:p w14:paraId="04161F02" w14:textId="77777777" w:rsidR="00B8416A" w:rsidRDefault="00B8416A" w:rsidP="00B8416A"/>
    <w:p w14:paraId="5FB03ACF" w14:textId="77777777" w:rsidR="00B8416A" w:rsidRDefault="00B8416A" w:rsidP="00B8416A">
      <w:r>
        <w:t>/************************************rx_adj*******************************************/</w:t>
      </w:r>
    </w:p>
    <w:p w14:paraId="06CD020D" w14:textId="77777777" w:rsidR="00B8416A" w:rsidRDefault="00B8416A" w:rsidP="00B8416A">
      <w:r>
        <w:t>/*************************************************************************************/</w:t>
      </w:r>
    </w:p>
    <w:p w14:paraId="01D460F4" w14:textId="77777777" w:rsidR="00B8416A" w:rsidRDefault="00B8416A" w:rsidP="00B8416A">
      <w:r>
        <w:t>void rxadj(void)</w:t>
      </w:r>
    </w:p>
    <w:p w14:paraId="4B9814E8" w14:textId="77777777" w:rsidR="00B8416A" w:rsidRDefault="00B8416A" w:rsidP="00B8416A">
      <w:r>
        <w:t>{</w:t>
      </w:r>
    </w:p>
    <w:p w14:paraId="2466DED4" w14:textId="77777777" w:rsidR="00B8416A" w:rsidRDefault="00B8416A" w:rsidP="00B8416A">
      <w:r>
        <w:tab/>
        <w:t>if(flag1.BIT.motor_running == 0)//ｵ扈悊ｲﾖｹﾗｴﾌｬ</w:t>
      </w:r>
    </w:p>
    <w:p w14:paraId="197F2DA1" w14:textId="77777777" w:rsidR="00B8416A" w:rsidRDefault="00B8416A" w:rsidP="00B8416A">
      <w:r>
        <w:tab/>
        <w:t>{</w:t>
      </w:r>
    </w:p>
    <w:p w14:paraId="3F063F52" w14:textId="77777777" w:rsidR="00B8416A" w:rsidRDefault="00B8416A" w:rsidP="00B8416A">
      <w:r>
        <w:tab/>
      </w:r>
      <w:r>
        <w:tab/>
        <w:t>if(rx_bytecntr == 0)</w:t>
      </w:r>
    </w:p>
    <w:p w14:paraId="6DB811B7" w14:textId="77777777" w:rsidR="00B8416A" w:rsidRDefault="00B8416A" w:rsidP="00B8416A">
      <w:r>
        <w:tab/>
      </w:r>
      <w:r>
        <w:tab/>
        <w:t>{</w:t>
      </w:r>
    </w:p>
    <w:p w14:paraId="498C8D05" w14:textId="77777777" w:rsidR="00B8416A" w:rsidRDefault="00B8416A" w:rsidP="00B8416A">
      <w:r>
        <w:tab/>
      </w:r>
      <w:r>
        <w:tab/>
      </w:r>
      <w:r>
        <w:tab/>
        <w:t>//rx_bytecntr = 0;</w:t>
      </w:r>
    </w:p>
    <w:p w14:paraId="300AD641" w14:textId="77777777" w:rsidR="00B8416A" w:rsidRDefault="00B8416A" w:rsidP="00B8416A">
      <w:r>
        <w:tab/>
      </w:r>
      <w:r>
        <w:tab/>
      </w:r>
      <w:r>
        <w:tab/>
        <w:t>flag2.byte = 2;</w:t>
      </w:r>
      <w:r>
        <w:tab/>
      </w:r>
      <w:r>
        <w:tab/>
      </w:r>
      <w:r>
        <w:tab/>
        <w:t>//senadjｵﾄｴｦﾀ昻德ﾅ</w:t>
      </w:r>
    </w:p>
    <w:p w14:paraId="2ACA427F" w14:textId="77777777" w:rsidR="00B8416A" w:rsidRDefault="00B8416A" w:rsidP="00B8416A">
      <w:r>
        <w:tab/>
      </w:r>
      <w:r>
        <w:tab/>
      </w:r>
      <w:r>
        <w:tab/>
        <w:t>//ｵ聆ｼｱｸ</w:t>
      </w:r>
    </w:p>
    <w:p w14:paraId="2C65D589" w14:textId="77777777" w:rsidR="00B8416A" w:rsidRDefault="00B8416A" w:rsidP="00B8416A">
      <w:r>
        <w:tab/>
      </w:r>
      <w:r>
        <w:tab/>
      </w:r>
      <w:r>
        <w:tab/>
        <w:t>OC1R = 0;// Write the duty cycle for the first PWM pulse</w:t>
      </w:r>
    </w:p>
    <w:p w14:paraId="59BDA29D" w14:textId="77777777" w:rsidR="00B8416A" w:rsidRDefault="00B8416A" w:rsidP="00B8416A">
      <w:r>
        <w:t xml:space="preserve">            pwm_zero = 0;// Write the duty cycle for the second PWM pulse</w:t>
      </w:r>
    </w:p>
    <w:p w14:paraId="5B144391" w14:textId="77777777" w:rsidR="00B8416A" w:rsidRDefault="00B8416A" w:rsidP="00B8416A">
      <w:r>
        <w:tab/>
      </w:r>
      <w:r>
        <w:tab/>
      </w:r>
      <w:r>
        <w:tab/>
        <w:t>zero_delay = 5;</w:t>
      </w:r>
    </w:p>
    <w:p w14:paraId="3370E60C" w14:textId="77777777" w:rsidR="00B8416A" w:rsidRDefault="00B8416A" w:rsidP="00B8416A">
      <w:r>
        <w:tab/>
      </w:r>
      <w:r>
        <w:tab/>
      </w:r>
      <w:r>
        <w:tab/>
        <w:t>flag1.BIT.adj_start = 0;</w:t>
      </w:r>
    </w:p>
    <w:p w14:paraId="0D362212" w14:textId="77777777" w:rsidR="00B8416A" w:rsidRDefault="00B8416A" w:rsidP="00B8416A">
      <w:r>
        <w:lastRenderedPageBreak/>
        <w:tab/>
      </w:r>
      <w:r>
        <w:tab/>
      </w:r>
      <w:r>
        <w:tab/>
        <w:t>flag1.BIT.zero_error = 0;//ﾇ蟲ｵ羔﨔ﾄﾐﾅﾏ｢</w:t>
      </w:r>
    </w:p>
    <w:p w14:paraId="70C5B97E" w14:textId="77777777" w:rsidR="00B8416A" w:rsidRDefault="00B8416A" w:rsidP="00B8416A">
      <w:r>
        <w:tab/>
      </w:r>
      <w:r>
        <w:tab/>
        <w:t>}</w:t>
      </w:r>
    </w:p>
    <w:p w14:paraId="6C6A1660" w14:textId="77777777" w:rsidR="00B8416A" w:rsidRDefault="00B8416A" w:rsidP="00B8416A">
      <w:r>
        <w:tab/>
      </w:r>
      <w:r>
        <w:tab/>
        <w:t>else</w:t>
      </w:r>
    </w:p>
    <w:p w14:paraId="3CE9479A" w14:textId="77777777" w:rsidR="00B8416A" w:rsidRDefault="00B8416A" w:rsidP="00B8416A">
      <w:r>
        <w:tab/>
      </w:r>
      <w:r>
        <w:tab/>
        <w:t>{</w:t>
      </w:r>
    </w:p>
    <w:p w14:paraId="5C6CB9FB" w14:textId="77777777" w:rsidR="00B8416A" w:rsidRDefault="00B8416A" w:rsidP="00B8416A">
      <w:r>
        <w:tab/>
      </w:r>
      <w:r>
        <w:tab/>
      </w:r>
      <w:r>
        <w:tab/>
        <w:t>rxerror();</w:t>
      </w:r>
    </w:p>
    <w:p w14:paraId="5227C69F" w14:textId="77777777" w:rsidR="00B8416A" w:rsidRDefault="00B8416A" w:rsidP="00B8416A">
      <w:r>
        <w:tab/>
      </w:r>
      <w:r>
        <w:tab/>
        <w:t>}</w:t>
      </w:r>
    </w:p>
    <w:p w14:paraId="5AFBA5F1" w14:textId="77777777" w:rsidR="00B8416A" w:rsidRDefault="00B8416A" w:rsidP="00B8416A">
      <w:r>
        <w:tab/>
        <w:t>}</w:t>
      </w:r>
    </w:p>
    <w:p w14:paraId="0319E2C6" w14:textId="77777777" w:rsidR="00B8416A" w:rsidRDefault="00B8416A" w:rsidP="00B8416A">
      <w:r>
        <w:tab/>
        <w:t>else</w:t>
      </w:r>
    </w:p>
    <w:p w14:paraId="131D7FB4" w14:textId="77777777" w:rsidR="00B8416A" w:rsidRDefault="00B8416A" w:rsidP="00B8416A">
      <w:r>
        <w:tab/>
        <w:t>{</w:t>
      </w:r>
    </w:p>
    <w:p w14:paraId="6DB8D197" w14:textId="77777777" w:rsidR="00B8416A" w:rsidRDefault="00B8416A" w:rsidP="00B8416A">
      <w:r>
        <w:tab/>
      </w:r>
      <w:r>
        <w:tab/>
        <w:t>rx_bytecntr = 0;</w:t>
      </w:r>
    </w:p>
    <w:p w14:paraId="664D7D59" w14:textId="77777777" w:rsidR="00B8416A" w:rsidRDefault="00B8416A" w:rsidP="00B8416A">
      <w:r>
        <w:tab/>
        <w:t>}</w:t>
      </w:r>
    </w:p>
    <w:p w14:paraId="45CEA3F6" w14:textId="77777777" w:rsidR="00B8416A" w:rsidRDefault="00B8416A" w:rsidP="00B8416A">
      <w:r>
        <w:t>}</w:t>
      </w:r>
    </w:p>
    <w:p w14:paraId="2374EC09" w14:textId="77777777" w:rsidR="00B8416A" w:rsidRDefault="00B8416A" w:rsidP="00B8416A"/>
    <w:p w14:paraId="578FDCAD" w14:textId="77777777" w:rsidR="00B8416A" w:rsidRDefault="00B8416A" w:rsidP="00B8416A">
      <w:r>
        <w:t>/*************************************rx_send****************************************/</w:t>
      </w:r>
    </w:p>
    <w:p w14:paraId="4511B6A8" w14:textId="77777777" w:rsidR="00B8416A" w:rsidRDefault="00B8416A" w:rsidP="00B8416A">
      <w:r>
        <w:t>/************************************************************************************/</w:t>
      </w:r>
    </w:p>
    <w:p w14:paraId="539934C1" w14:textId="77777777" w:rsidR="00B8416A" w:rsidRDefault="00B8416A" w:rsidP="00B8416A">
      <w:r>
        <w:t>void rxsend(void)</w:t>
      </w:r>
    </w:p>
    <w:p w14:paraId="3789B544" w14:textId="77777777" w:rsidR="00B8416A" w:rsidRDefault="00B8416A" w:rsidP="00B8416A">
      <w:r>
        <w:t>{</w:t>
      </w:r>
    </w:p>
    <w:p w14:paraId="38FBD3C9" w14:textId="77777777" w:rsidR="00B8416A" w:rsidRDefault="00B8416A" w:rsidP="00B8416A">
      <w:r>
        <w:tab/>
        <w:t>if(rx_bytecntr == 1)</w:t>
      </w:r>
    </w:p>
    <w:p w14:paraId="2FF896F2" w14:textId="77777777" w:rsidR="00B8416A" w:rsidRDefault="00B8416A" w:rsidP="00B8416A">
      <w:r>
        <w:tab/>
        <w:t>{</w:t>
      </w:r>
    </w:p>
    <w:p w14:paraId="6EC37BFB" w14:textId="77777777" w:rsidR="00B8416A" w:rsidRDefault="00B8416A" w:rsidP="00B8416A">
      <w:r>
        <w:tab/>
      </w:r>
      <w:r>
        <w:tab/>
        <w:t>settens = rx_buffer[0];</w:t>
      </w:r>
    </w:p>
    <w:p w14:paraId="5C78439E" w14:textId="77777777" w:rsidR="00B8416A" w:rsidRDefault="00B8416A" w:rsidP="00B8416A">
      <w:r>
        <w:tab/>
      </w:r>
      <w:r>
        <w:tab/>
        <w:t>tension_compensate();//ﾕﾅﾁｦｲｹｳ･</w:t>
      </w:r>
    </w:p>
    <w:p w14:paraId="0CC6F2EC" w14:textId="77777777" w:rsidR="00B8416A" w:rsidRDefault="00B8416A" w:rsidP="00B8416A">
      <w:r>
        <w:tab/>
      </w:r>
      <w:r>
        <w:tab/>
        <w:t>tens_desired = tens_set;</w:t>
      </w:r>
    </w:p>
    <w:p w14:paraId="4761F823" w14:textId="77777777" w:rsidR="00B8416A" w:rsidRDefault="00B8416A" w:rsidP="00B8416A">
      <w:r>
        <w:tab/>
        <w:t>}</w:t>
      </w:r>
    </w:p>
    <w:p w14:paraId="14793D98" w14:textId="77777777" w:rsidR="00B8416A" w:rsidRDefault="00B8416A" w:rsidP="00B8416A">
      <w:r>
        <w:tab/>
        <w:t>else if(rx_bytecntr==2)</w:t>
      </w:r>
    </w:p>
    <w:p w14:paraId="0A3CB2C2" w14:textId="77777777" w:rsidR="00B8416A" w:rsidRDefault="00B8416A" w:rsidP="00B8416A">
      <w:r>
        <w:t xml:space="preserve">    {</w:t>
      </w:r>
    </w:p>
    <w:p w14:paraId="55A27B57" w14:textId="77777777" w:rsidR="00B8416A" w:rsidRDefault="00B8416A" w:rsidP="00B8416A">
      <w:r>
        <w:t xml:space="preserve">        rx_bytecntr = 0;</w:t>
      </w:r>
    </w:p>
    <w:p w14:paraId="5562A1A7" w14:textId="77777777" w:rsidR="00B8416A" w:rsidRDefault="00B8416A" w:rsidP="00B8416A">
      <w:r>
        <w:t xml:space="preserve">    }</w:t>
      </w:r>
    </w:p>
    <w:p w14:paraId="43E076D5" w14:textId="77777777" w:rsidR="00B8416A" w:rsidRDefault="00B8416A" w:rsidP="00B8416A">
      <w:r>
        <w:t xml:space="preserve">    else</w:t>
      </w:r>
    </w:p>
    <w:p w14:paraId="153BAA30" w14:textId="77777777" w:rsidR="00B8416A" w:rsidRDefault="00B8416A" w:rsidP="00B8416A">
      <w:r>
        <w:t xml:space="preserve">    {</w:t>
      </w:r>
    </w:p>
    <w:p w14:paraId="2CFCC0FD" w14:textId="77777777" w:rsidR="00B8416A" w:rsidRDefault="00B8416A" w:rsidP="00B8416A">
      <w:r>
        <w:t xml:space="preserve">        rxerror();</w:t>
      </w:r>
    </w:p>
    <w:p w14:paraId="778483AC" w14:textId="77777777" w:rsidR="00B8416A" w:rsidRDefault="00B8416A" w:rsidP="00B8416A">
      <w:r>
        <w:t xml:space="preserve">    }</w:t>
      </w:r>
    </w:p>
    <w:p w14:paraId="31BC4E8D" w14:textId="77777777" w:rsidR="00B8416A" w:rsidRDefault="00B8416A" w:rsidP="00B8416A">
      <w:r>
        <w:tab/>
      </w:r>
      <w:r>
        <w:tab/>
      </w:r>
    </w:p>
    <w:p w14:paraId="201E54CF" w14:textId="77777777" w:rsidR="00B8416A" w:rsidRDefault="00B8416A" w:rsidP="00B8416A">
      <w:r>
        <w:t>}</w:t>
      </w:r>
    </w:p>
    <w:p w14:paraId="46A85E05" w14:textId="77777777" w:rsidR="00B8416A" w:rsidRDefault="00B8416A" w:rsidP="00B8416A">
      <w:r>
        <w:t>/************************************************************************************/</w:t>
      </w:r>
    </w:p>
    <w:p w14:paraId="442BB0F8" w14:textId="77777777" w:rsidR="00B8416A" w:rsidRDefault="00B8416A" w:rsidP="00B8416A">
      <w:r>
        <w:t>void table_rx(unsigned char b)</w:t>
      </w:r>
    </w:p>
    <w:p w14:paraId="5B30FB0D" w14:textId="77777777" w:rsidR="00B8416A" w:rsidRDefault="00B8416A" w:rsidP="00B8416A">
      <w:r>
        <w:t>{</w:t>
      </w:r>
    </w:p>
    <w:p w14:paraId="011BFD37" w14:textId="77777777" w:rsidR="00B8416A" w:rsidRDefault="00B8416A" w:rsidP="00B8416A">
      <w:r>
        <w:tab/>
        <w:t>switch (b)</w:t>
      </w:r>
    </w:p>
    <w:p w14:paraId="29CDD224" w14:textId="77777777" w:rsidR="00B8416A" w:rsidRDefault="00B8416A" w:rsidP="00B8416A">
      <w:r>
        <w:tab/>
        <w:t>{</w:t>
      </w:r>
    </w:p>
    <w:p w14:paraId="58037A88" w14:textId="77777777" w:rsidR="00B8416A" w:rsidRDefault="00B8416A" w:rsidP="00B8416A">
      <w:r>
        <w:lastRenderedPageBreak/>
        <w:tab/>
      </w:r>
      <w:r>
        <w:tab/>
        <w:t xml:space="preserve">case 0 : </w:t>
      </w:r>
      <w:r>
        <w:tab/>
        <w:t>rxerror();</w:t>
      </w:r>
    </w:p>
    <w:p w14:paraId="18809561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17EF5D7E" w14:textId="77777777" w:rsidR="00B8416A" w:rsidRDefault="00B8416A" w:rsidP="00B8416A">
      <w:r>
        <w:tab/>
      </w:r>
      <w:r>
        <w:tab/>
        <w:t xml:space="preserve">case 1 : </w:t>
      </w:r>
      <w:r>
        <w:tab/>
        <w:t>rxreset();</w:t>
      </w:r>
    </w:p>
    <w:p w14:paraId="54E2678A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0CAAFEE4" w14:textId="77777777" w:rsidR="00B8416A" w:rsidRDefault="00B8416A" w:rsidP="00B8416A">
      <w:r>
        <w:tab/>
      </w:r>
      <w:r>
        <w:tab/>
        <w:t xml:space="preserve">case 2 : </w:t>
      </w:r>
      <w:r>
        <w:tab/>
        <w:t>rxadj();</w:t>
      </w:r>
    </w:p>
    <w:p w14:paraId="17011792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1FF1EBFF" w14:textId="77777777" w:rsidR="00B8416A" w:rsidRDefault="00B8416A" w:rsidP="00B8416A">
      <w:r>
        <w:tab/>
      </w:r>
      <w:r>
        <w:tab/>
        <w:t xml:space="preserve">case 3 : </w:t>
      </w:r>
      <w:r>
        <w:tab/>
        <w:t>rxsend();</w:t>
      </w:r>
    </w:p>
    <w:p w14:paraId="1EF752B5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 xml:space="preserve">break; </w:t>
      </w:r>
    </w:p>
    <w:p w14:paraId="112C9EA8" w14:textId="77777777" w:rsidR="00B8416A" w:rsidRDefault="00B8416A" w:rsidP="00B8416A">
      <w:r>
        <w:tab/>
      </w:r>
      <w:r>
        <w:tab/>
        <w:t xml:space="preserve">case 4 : </w:t>
      </w:r>
      <w:r>
        <w:tab/>
      </w:r>
    </w:p>
    <w:p w14:paraId="77CF4FA5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672F6B1E" w14:textId="77777777" w:rsidR="00B8416A" w:rsidRDefault="00B8416A" w:rsidP="00B8416A">
      <w:r>
        <w:tab/>
      </w:r>
      <w:r>
        <w:tab/>
        <w:t xml:space="preserve">case 5 : </w:t>
      </w:r>
      <w:r>
        <w:tab/>
      </w:r>
    </w:p>
    <w:p w14:paraId="212D599B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63D364E0" w14:textId="77777777" w:rsidR="00B8416A" w:rsidRDefault="00B8416A" w:rsidP="00B8416A">
      <w:r>
        <w:tab/>
      </w:r>
      <w:r>
        <w:tab/>
        <w:t xml:space="preserve">case 6 : </w:t>
      </w:r>
      <w:r>
        <w:tab/>
      </w:r>
    </w:p>
    <w:p w14:paraId="3FD1CFD9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6F1F95F0" w14:textId="77777777" w:rsidR="00B8416A" w:rsidRDefault="00B8416A" w:rsidP="00B8416A">
      <w:r>
        <w:tab/>
        <w:t>}</w:t>
      </w:r>
    </w:p>
    <w:p w14:paraId="29C81DC9" w14:textId="77777777" w:rsidR="00B8416A" w:rsidRDefault="00B8416A" w:rsidP="00B8416A">
      <w:r>
        <w:t>}</w:t>
      </w:r>
    </w:p>
    <w:p w14:paraId="7D2B7CC3" w14:textId="77777777" w:rsidR="00B8416A" w:rsidRDefault="00B8416A" w:rsidP="00B8416A"/>
    <w:p w14:paraId="085E2F64" w14:textId="77777777" w:rsidR="00B8416A" w:rsidRDefault="00B8416A" w:rsidP="00B8416A"/>
    <w:p w14:paraId="204CCE32" w14:textId="77777777" w:rsidR="00B8416A" w:rsidRDefault="00B8416A" w:rsidP="00B8416A">
      <w:r>
        <w:t>/**************************************ｽﾓﾊﾕﾐﾅﾏ｢ﾗﾓｺｯﾊ*************************************/</w:t>
      </w:r>
    </w:p>
    <w:p w14:paraId="3D8F16DA" w14:textId="77777777" w:rsidR="00B8416A" w:rsidRDefault="00B8416A" w:rsidP="00B8416A">
      <w:r>
        <w:t>/*****************************************************************************************/</w:t>
      </w:r>
    </w:p>
    <w:p w14:paraId="356C75FF" w14:textId="77777777" w:rsidR="00B8416A" w:rsidRDefault="00B8416A" w:rsidP="00B8416A">
      <w:r>
        <w:t>void data_rx(void)</w:t>
      </w:r>
    </w:p>
    <w:p w14:paraId="1CF79872" w14:textId="77777777" w:rsidR="00B8416A" w:rsidRDefault="00B8416A" w:rsidP="00B8416A">
      <w:r>
        <w:t>{</w:t>
      </w:r>
    </w:p>
    <w:p w14:paraId="61A01AF7" w14:textId="77777777" w:rsidR="00B8416A" w:rsidRDefault="00B8416A" w:rsidP="00B8416A">
      <w:r>
        <w:tab/>
        <w:t>unsigned char a;</w:t>
      </w:r>
    </w:p>
    <w:p w14:paraId="56374F7E" w14:textId="77777777" w:rsidR="00B8416A" w:rsidRDefault="00B8416A" w:rsidP="00B8416A">
      <w:r>
        <w:tab/>
        <w:t>a = (flag2.byte&amp;0x07);</w:t>
      </w:r>
    </w:p>
    <w:p w14:paraId="22F185D8" w14:textId="77777777" w:rsidR="00B8416A" w:rsidRDefault="00B8416A" w:rsidP="00B8416A">
      <w:r>
        <w:tab/>
        <w:t>if(a != 0)</w:t>
      </w:r>
    </w:p>
    <w:p w14:paraId="26A8669E" w14:textId="77777777" w:rsidR="00B8416A" w:rsidRDefault="00B8416A" w:rsidP="00B8416A">
      <w:r>
        <w:tab/>
        <w:t>{</w:t>
      </w:r>
    </w:p>
    <w:p w14:paraId="25758940" w14:textId="77777777" w:rsidR="00B8416A" w:rsidRDefault="00B8416A" w:rsidP="00B8416A">
      <w:r>
        <w:tab/>
      </w:r>
      <w:r>
        <w:tab/>
        <w:t>do_command(a);</w:t>
      </w:r>
    </w:p>
    <w:p w14:paraId="291F2B87" w14:textId="77777777" w:rsidR="00B8416A" w:rsidRDefault="00B8416A" w:rsidP="00B8416A">
      <w:r>
        <w:tab/>
        <w:t>}</w:t>
      </w:r>
    </w:p>
    <w:p w14:paraId="2BD59444" w14:textId="77777777" w:rsidR="00B8416A" w:rsidRDefault="00B8416A" w:rsidP="00B8416A">
      <w:r>
        <w:tab/>
        <w:t>if(flag1.BIT.rx_start == 1)</w:t>
      </w:r>
      <w:r>
        <w:tab/>
      </w:r>
      <w:r>
        <w:tab/>
        <w:t>//ｿｪﾊｼｽﾓﾊﾕﾊｾﾝ</w:t>
      </w:r>
    </w:p>
    <w:p w14:paraId="3BA5AD59" w14:textId="77777777" w:rsidR="00B8416A" w:rsidRDefault="00B8416A" w:rsidP="00B8416A">
      <w:r>
        <w:tab/>
        <w:t>{</w:t>
      </w:r>
    </w:p>
    <w:p w14:paraId="5DF81575" w14:textId="77777777" w:rsidR="00B8416A" w:rsidRDefault="00B8416A" w:rsidP="00B8416A">
      <w:r>
        <w:tab/>
      </w:r>
      <w:r>
        <w:tab/>
        <w:t>rx_bitcntr ++;</w:t>
      </w:r>
    </w:p>
    <w:p w14:paraId="115C1973" w14:textId="77777777" w:rsidR="00B8416A" w:rsidRDefault="00B8416A" w:rsidP="00B8416A">
      <w:r>
        <w:tab/>
      </w:r>
      <w:r>
        <w:tab/>
        <w:t>if(rx_bitcntr == 10)</w:t>
      </w:r>
    </w:p>
    <w:p w14:paraId="1549127E" w14:textId="77777777" w:rsidR="00B8416A" w:rsidRDefault="00B8416A" w:rsidP="00B8416A">
      <w:r>
        <w:tab/>
      </w:r>
      <w:r>
        <w:tab/>
        <w:t>{</w:t>
      </w:r>
    </w:p>
    <w:p w14:paraId="2F572AB7" w14:textId="77777777" w:rsidR="00B8416A" w:rsidRDefault="00B8416A" w:rsidP="00B8416A">
      <w:r>
        <w:tab/>
      </w:r>
      <w:r>
        <w:tab/>
      </w:r>
      <w:r>
        <w:tab/>
        <w:t>if(PORT_RX == 1)</w:t>
      </w:r>
    </w:p>
    <w:p w14:paraId="3E0E7823" w14:textId="77777777" w:rsidR="00B8416A" w:rsidRDefault="00B8416A" w:rsidP="00B8416A">
      <w:r>
        <w:tab/>
      </w:r>
      <w:r>
        <w:tab/>
      </w:r>
      <w:r>
        <w:tab/>
        <w:t>{</w:t>
      </w:r>
    </w:p>
    <w:p w14:paraId="4C239F65" w14:textId="77777777" w:rsidR="00B8416A" w:rsidRDefault="00B8416A" w:rsidP="00B8416A">
      <w:r>
        <w:tab/>
      </w:r>
      <w:r>
        <w:tab/>
      </w:r>
      <w:r>
        <w:tab/>
      </w:r>
      <w:r>
        <w:tab/>
        <w:t>flag2.BIT.command = 1;</w:t>
      </w:r>
    </w:p>
    <w:p w14:paraId="0DA6C6E0" w14:textId="77777777" w:rsidR="00B8416A" w:rsidRDefault="00B8416A" w:rsidP="00B8416A">
      <w:r>
        <w:tab/>
      </w:r>
      <w:r>
        <w:tab/>
      </w:r>
      <w:r>
        <w:tab/>
        <w:t>}</w:t>
      </w:r>
    </w:p>
    <w:p w14:paraId="52284967" w14:textId="77777777" w:rsidR="00B8416A" w:rsidRDefault="00B8416A" w:rsidP="00B8416A">
      <w:r>
        <w:tab/>
      </w:r>
      <w:r>
        <w:tab/>
      </w:r>
      <w:r>
        <w:tab/>
        <w:t>else</w:t>
      </w:r>
    </w:p>
    <w:p w14:paraId="6E94DFF0" w14:textId="77777777" w:rsidR="00B8416A" w:rsidRDefault="00B8416A" w:rsidP="00B8416A">
      <w:r>
        <w:lastRenderedPageBreak/>
        <w:tab/>
      </w:r>
      <w:r>
        <w:tab/>
      </w:r>
      <w:r>
        <w:tab/>
        <w:t>{</w:t>
      </w:r>
    </w:p>
    <w:p w14:paraId="605FED20" w14:textId="77777777" w:rsidR="00B8416A" w:rsidRDefault="00B8416A" w:rsidP="00B8416A">
      <w:r>
        <w:tab/>
      </w:r>
      <w:r>
        <w:tab/>
      </w:r>
      <w:r>
        <w:tab/>
      </w:r>
      <w:r>
        <w:tab/>
        <w:t>flag2.BIT.command = 0;</w:t>
      </w:r>
    </w:p>
    <w:p w14:paraId="5B18D70A" w14:textId="77777777" w:rsidR="00B8416A" w:rsidRDefault="00B8416A" w:rsidP="00B8416A">
      <w:r>
        <w:tab/>
      </w:r>
      <w:r>
        <w:tab/>
      </w:r>
      <w:r>
        <w:tab/>
        <w:t>}</w:t>
      </w:r>
    </w:p>
    <w:p w14:paraId="62FE827B" w14:textId="77777777" w:rsidR="00B8416A" w:rsidRDefault="00B8416A" w:rsidP="00B8416A">
      <w:r>
        <w:tab/>
      </w:r>
      <w:r>
        <w:tab/>
        <w:t>}</w:t>
      </w:r>
    </w:p>
    <w:p w14:paraId="58E09F72" w14:textId="77777777" w:rsidR="00B8416A" w:rsidRDefault="00B8416A" w:rsidP="00B8416A">
      <w:r>
        <w:tab/>
      </w:r>
      <w:r>
        <w:tab/>
        <w:t>else if(rx_bitcntr == 11)</w:t>
      </w:r>
    </w:p>
    <w:p w14:paraId="3C51AE6F" w14:textId="77777777" w:rsidR="00B8416A" w:rsidRDefault="00B8416A" w:rsidP="00B8416A">
      <w:r>
        <w:tab/>
      </w:r>
      <w:r>
        <w:tab/>
        <w:t>{</w:t>
      </w:r>
    </w:p>
    <w:p w14:paraId="249D9FE2" w14:textId="77777777" w:rsidR="00B8416A" w:rsidRDefault="00B8416A" w:rsidP="00B8416A">
      <w:r>
        <w:tab/>
      </w:r>
      <w:r>
        <w:tab/>
      </w:r>
      <w:r>
        <w:tab/>
        <w:t>rx_bitcntr = 0;</w:t>
      </w:r>
    </w:p>
    <w:p w14:paraId="4E0B667C" w14:textId="409AC7F6" w:rsidR="00B8416A" w:rsidRDefault="00B8416A" w:rsidP="00B8416A">
      <w:r>
        <w:tab/>
      </w:r>
      <w:r>
        <w:tab/>
      </w:r>
      <w:r>
        <w:tab/>
        <w:t>//ｽﾐﾊﾇｷﾇﾊｾﾝｻｹﾊﾇﾃ・鎤</w:t>
      </w:r>
      <w:del w:id="97" w:author="勤 荘田" w:date="2023-06-13T10:57:00Z">
        <w:r w:rsidR="00D82224">
          <w:delText>ﾐｶﾏ</w:delText>
        </w:r>
      </w:del>
      <w:ins w:id="98" w:author="勤 荘田" w:date="2023-06-13T10:57:00Z">
        <w:r>
          <w:t>ﾐｶ?</w:t>
        </w:r>
      </w:ins>
    </w:p>
    <w:p w14:paraId="26678488" w14:textId="77777777" w:rsidR="00B8416A" w:rsidRDefault="00B8416A" w:rsidP="00B8416A">
      <w:r>
        <w:tab/>
      </w:r>
      <w:r>
        <w:tab/>
      </w:r>
      <w:r>
        <w:tab/>
        <w:t>if(flag2.BIT.command == 0)</w:t>
      </w:r>
    </w:p>
    <w:p w14:paraId="6C5414F1" w14:textId="77777777" w:rsidR="00B8416A" w:rsidRDefault="00B8416A" w:rsidP="00B8416A">
      <w:r>
        <w:tab/>
      </w:r>
      <w:r>
        <w:tab/>
      </w:r>
      <w:r>
        <w:tab/>
        <w:t>{</w:t>
      </w:r>
    </w:p>
    <w:p w14:paraId="70B462F3" w14:textId="77777777" w:rsidR="00B8416A" w:rsidRDefault="00B8416A" w:rsidP="00B8416A">
      <w:r>
        <w:tab/>
      </w:r>
      <w:r>
        <w:tab/>
      </w:r>
      <w:r>
        <w:tab/>
      </w:r>
      <w:r>
        <w:tab/>
        <w:t>flag1.BIT.rx_start = 0;</w:t>
      </w:r>
    </w:p>
    <w:p w14:paraId="5344F8CA" w14:textId="77777777" w:rsidR="00B8416A" w:rsidRDefault="00B8416A" w:rsidP="00B8416A">
      <w:r>
        <w:tab/>
      </w:r>
      <w:r>
        <w:tab/>
      </w:r>
      <w:r>
        <w:tab/>
      </w:r>
      <w:r>
        <w:tab/>
        <w:t>rx_buffer[rx_bytecntr] = rx_buffer_1;</w:t>
      </w:r>
    </w:p>
    <w:p w14:paraId="1809489C" w14:textId="77777777" w:rsidR="00B8416A" w:rsidRDefault="00B8416A" w:rsidP="00B8416A">
      <w:r>
        <w:tab/>
      </w:r>
      <w:r>
        <w:tab/>
      </w:r>
      <w:r>
        <w:tab/>
      </w:r>
      <w:r>
        <w:tab/>
        <w:t>rx_bytecntr ++;</w:t>
      </w:r>
    </w:p>
    <w:p w14:paraId="37333960" w14:textId="77777777" w:rsidR="00B8416A" w:rsidRDefault="00B8416A" w:rsidP="00B8416A">
      <w:r>
        <w:tab/>
      </w:r>
      <w:r>
        <w:tab/>
      </w:r>
      <w:r>
        <w:tab/>
      </w:r>
      <w:r>
        <w:tab/>
        <w:t>if(rx_bytecntr == 6)</w:t>
      </w:r>
    </w:p>
    <w:p w14:paraId="432CF443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2EA386C2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rxerror();</w:t>
      </w:r>
    </w:p>
    <w:p w14:paraId="527580D7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00DC9313" w14:textId="77777777" w:rsidR="00B8416A" w:rsidRDefault="00B8416A" w:rsidP="00B8416A">
      <w:r>
        <w:tab/>
      </w:r>
      <w:r>
        <w:tab/>
      </w:r>
      <w:r>
        <w:tab/>
        <w:t>}</w:t>
      </w:r>
    </w:p>
    <w:p w14:paraId="2902E0A6" w14:textId="77777777" w:rsidR="00B8416A" w:rsidRDefault="00B8416A" w:rsidP="00B8416A">
      <w:r>
        <w:tab/>
      </w:r>
      <w:r>
        <w:tab/>
      </w:r>
      <w:r>
        <w:tab/>
        <w:t>else</w:t>
      </w:r>
    </w:p>
    <w:p w14:paraId="6E71023E" w14:textId="77777777" w:rsidR="00B8416A" w:rsidRDefault="00B8416A" w:rsidP="00B8416A">
      <w:r>
        <w:tab/>
      </w:r>
      <w:r>
        <w:tab/>
      </w:r>
      <w:r>
        <w:tab/>
        <w:t>{</w:t>
      </w:r>
    </w:p>
    <w:p w14:paraId="006FE3E0" w14:textId="77777777" w:rsidR="00B8416A" w:rsidRDefault="00B8416A" w:rsidP="00B8416A">
      <w:r>
        <w:tab/>
      </w:r>
      <w:r>
        <w:tab/>
      </w:r>
      <w:r>
        <w:tab/>
      </w:r>
      <w:r>
        <w:tab/>
        <w:t>flag2.BIT.command = 0;</w:t>
      </w:r>
    </w:p>
    <w:p w14:paraId="5F85AE10" w14:textId="77777777" w:rsidR="00B8416A" w:rsidRDefault="00B8416A" w:rsidP="00B8416A">
      <w:r>
        <w:tab/>
      </w:r>
      <w:r>
        <w:tab/>
      </w:r>
      <w:r>
        <w:tab/>
      </w:r>
      <w:r>
        <w:tab/>
        <w:t>flag1.BIT.rx_start = 0;</w:t>
      </w:r>
    </w:p>
    <w:p w14:paraId="267383AB" w14:textId="77777777" w:rsidR="00B8416A" w:rsidRDefault="00B8416A" w:rsidP="00B8416A">
      <w:r>
        <w:tab/>
      </w:r>
      <w:r>
        <w:tab/>
      </w:r>
      <w:r>
        <w:tab/>
      </w:r>
      <w:r>
        <w:tab/>
        <w:t>if((flag2.byte&amp;0x07) == 0)</w:t>
      </w:r>
    </w:p>
    <w:p w14:paraId="388EEC9F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5E185DC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table_rx(rx_buffer_1&amp;0x07);</w:t>
      </w:r>
    </w:p>
    <w:p w14:paraId="67D1DF0C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7966CE0F" w14:textId="77777777" w:rsidR="00B8416A" w:rsidRDefault="00B8416A" w:rsidP="00B8416A">
      <w:r>
        <w:tab/>
      </w:r>
      <w:r>
        <w:tab/>
      </w:r>
      <w:r>
        <w:tab/>
      </w:r>
      <w:r>
        <w:tab/>
        <w:t>else if((flag2.byte&amp;0x07)==7)</w:t>
      </w:r>
    </w:p>
    <w:p w14:paraId="77FC1B91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1DBA8F4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table_rx(rx_buffer_1&amp;0x07);</w:t>
      </w:r>
    </w:p>
    <w:p w14:paraId="1917452D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2CC59389" w14:textId="77777777" w:rsidR="00B8416A" w:rsidRDefault="00B8416A" w:rsidP="00B8416A">
      <w:r>
        <w:tab/>
      </w:r>
      <w:r>
        <w:tab/>
      </w:r>
      <w:r>
        <w:tab/>
      </w:r>
      <w:r>
        <w:tab/>
        <w:t>else</w:t>
      </w:r>
    </w:p>
    <w:p w14:paraId="32B9AD7C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1841492A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rx_bytecntr = 0;</w:t>
      </w:r>
    </w:p>
    <w:p w14:paraId="1BA07EF1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77329D3E" w14:textId="77777777" w:rsidR="00B8416A" w:rsidRDefault="00B8416A" w:rsidP="00B8416A">
      <w:r>
        <w:tab/>
      </w:r>
      <w:r>
        <w:tab/>
      </w:r>
      <w:r>
        <w:tab/>
        <w:t>}</w:t>
      </w:r>
    </w:p>
    <w:p w14:paraId="6BC74E7A" w14:textId="77777777" w:rsidR="00B8416A" w:rsidRDefault="00B8416A" w:rsidP="00B8416A">
      <w:r>
        <w:tab/>
      </w:r>
      <w:r>
        <w:tab/>
        <w:t>}</w:t>
      </w:r>
    </w:p>
    <w:p w14:paraId="581AA15E" w14:textId="77777777" w:rsidR="00B8416A" w:rsidRDefault="00B8416A" w:rsidP="00B8416A">
      <w:r>
        <w:tab/>
      </w:r>
      <w:r>
        <w:tab/>
        <w:t>else</w:t>
      </w:r>
    </w:p>
    <w:p w14:paraId="10AD8784" w14:textId="77777777" w:rsidR="00B8416A" w:rsidRDefault="00B8416A" w:rsidP="00B8416A">
      <w:r>
        <w:tab/>
      </w:r>
      <w:r>
        <w:tab/>
        <w:t>{</w:t>
      </w:r>
      <w:r>
        <w:tab/>
        <w:t>//ﾒﾆﾎｻｽﾓﾊﾕﾊｾﾝ</w:t>
      </w:r>
    </w:p>
    <w:p w14:paraId="6C3489CC" w14:textId="77777777" w:rsidR="00B8416A" w:rsidRDefault="00B8416A" w:rsidP="00B8416A">
      <w:r>
        <w:lastRenderedPageBreak/>
        <w:tab/>
      </w:r>
      <w:r>
        <w:tab/>
      </w:r>
      <w:r>
        <w:tab/>
        <w:t>if(PORT_RX == 1)</w:t>
      </w:r>
    </w:p>
    <w:p w14:paraId="369755D0" w14:textId="77777777" w:rsidR="00B8416A" w:rsidRDefault="00B8416A" w:rsidP="00B8416A">
      <w:r>
        <w:tab/>
      </w:r>
      <w:r>
        <w:tab/>
      </w:r>
      <w:r>
        <w:tab/>
        <w:t>{</w:t>
      </w:r>
    </w:p>
    <w:p w14:paraId="66C3EC65" w14:textId="77777777" w:rsidR="00B8416A" w:rsidRDefault="00B8416A" w:rsidP="00B8416A">
      <w:r>
        <w:tab/>
      </w:r>
      <w:r>
        <w:tab/>
      </w:r>
      <w:r>
        <w:tab/>
      </w:r>
      <w:r>
        <w:tab/>
        <w:t>rx_buffer_1 = (rx_buffer_1 &gt;&gt; 1);</w:t>
      </w:r>
    </w:p>
    <w:p w14:paraId="0550C4BF" w14:textId="77777777" w:rsidR="00B8416A" w:rsidRDefault="00B8416A" w:rsidP="00B8416A">
      <w:r>
        <w:tab/>
      </w:r>
      <w:r>
        <w:tab/>
      </w:r>
      <w:r>
        <w:tab/>
      </w:r>
      <w:r>
        <w:tab/>
        <w:t>rx_buffer_1 = (rx_buffer_1 | 0x80);</w:t>
      </w:r>
    </w:p>
    <w:p w14:paraId="06989600" w14:textId="77777777" w:rsidR="00B8416A" w:rsidRDefault="00B8416A" w:rsidP="00B8416A">
      <w:r>
        <w:tab/>
      </w:r>
      <w:r>
        <w:tab/>
      </w:r>
      <w:r>
        <w:tab/>
        <w:t>}</w:t>
      </w:r>
    </w:p>
    <w:p w14:paraId="26BF43D6" w14:textId="77777777" w:rsidR="00B8416A" w:rsidRDefault="00B8416A" w:rsidP="00B8416A">
      <w:r>
        <w:tab/>
      </w:r>
      <w:r>
        <w:tab/>
      </w:r>
      <w:r>
        <w:tab/>
        <w:t>else</w:t>
      </w:r>
    </w:p>
    <w:p w14:paraId="129A274F" w14:textId="77777777" w:rsidR="00B8416A" w:rsidRDefault="00B8416A" w:rsidP="00B8416A">
      <w:r>
        <w:tab/>
      </w:r>
      <w:r>
        <w:tab/>
      </w:r>
      <w:r>
        <w:tab/>
        <w:t>{</w:t>
      </w:r>
    </w:p>
    <w:p w14:paraId="3EE2CEE0" w14:textId="77777777" w:rsidR="00B8416A" w:rsidRDefault="00B8416A" w:rsidP="00B8416A">
      <w:r>
        <w:tab/>
      </w:r>
      <w:r>
        <w:tab/>
      </w:r>
      <w:r>
        <w:tab/>
      </w:r>
      <w:r>
        <w:tab/>
        <w:t>rx_buffer_1 = (rx_buffer_1 &gt;&gt; 1);</w:t>
      </w:r>
    </w:p>
    <w:p w14:paraId="1E2744AA" w14:textId="77777777" w:rsidR="00B8416A" w:rsidRDefault="00B8416A" w:rsidP="00B8416A">
      <w:r>
        <w:tab/>
      </w:r>
      <w:r>
        <w:tab/>
      </w:r>
      <w:r>
        <w:tab/>
        <w:t>}</w:t>
      </w:r>
    </w:p>
    <w:p w14:paraId="6381E6B4" w14:textId="77777777" w:rsidR="00B8416A" w:rsidRDefault="00B8416A" w:rsidP="00B8416A">
      <w:r>
        <w:tab/>
      </w:r>
      <w:r>
        <w:tab/>
      </w:r>
      <w:r>
        <w:tab/>
      </w:r>
    </w:p>
    <w:p w14:paraId="097C6308" w14:textId="77777777" w:rsidR="00B8416A" w:rsidRDefault="00B8416A" w:rsidP="00B8416A">
      <w:r>
        <w:tab/>
      </w:r>
      <w:r>
        <w:tab/>
        <w:t>}</w:t>
      </w:r>
    </w:p>
    <w:p w14:paraId="03EFE301" w14:textId="77777777" w:rsidR="00B8416A" w:rsidRDefault="00B8416A" w:rsidP="00B8416A">
      <w:r>
        <w:tab/>
        <w:t>}</w:t>
      </w:r>
    </w:p>
    <w:p w14:paraId="24E46093" w14:textId="77777777" w:rsidR="00B8416A" w:rsidRDefault="00B8416A" w:rsidP="00B8416A">
      <w:r>
        <w:tab/>
        <w:t>else if(rx_bytecntr != 0)</w:t>
      </w:r>
    </w:p>
    <w:p w14:paraId="6859BE9E" w14:textId="77777777" w:rsidR="00B8416A" w:rsidRDefault="00B8416A" w:rsidP="00B8416A">
      <w:r>
        <w:tab/>
        <w:t>{</w:t>
      </w:r>
    </w:p>
    <w:p w14:paraId="55F29DB8" w14:textId="77777777" w:rsidR="00B8416A" w:rsidRDefault="00B8416A" w:rsidP="00B8416A">
      <w:r>
        <w:tab/>
      </w:r>
      <w:r>
        <w:tab/>
        <w:t>rx_waitcntr --;</w:t>
      </w:r>
    </w:p>
    <w:p w14:paraId="57999261" w14:textId="77777777" w:rsidR="00B8416A" w:rsidRDefault="00B8416A" w:rsidP="00B8416A">
      <w:r>
        <w:tab/>
      </w:r>
      <w:r>
        <w:tab/>
        <w:t>if(rx_waitcntr == 0)</w:t>
      </w:r>
    </w:p>
    <w:p w14:paraId="39917AB7" w14:textId="77777777" w:rsidR="00B8416A" w:rsidRDefault="00B8416A" w:rsidP="00B8416A">
      <w:r>
        <w:tab/>
      </w:r>
      <w:r>
        <w:tab/>
        <w:t>{</w:t>
      </w:r>
    </w:p>
    <w:p w14:paraId="1D1D9267" w14:textId="77777777" w:rsidR="00B8416A" w:rsidRDefault="00B8416A" w:rsidP="00B8416A">
      <w:r>
        <w:tab/>
      </w:r>
      <w:r>
        <w:tab/>
      </w:r>
      <w:r>
        <w:tab/>
        <w:t>rx_waitcntr = 17;</w:t>
      </w:r>
    </w:p>
    <w:p w14:paraId="12863DAE" w14:textId="77777777" w:rsidR="00B8416A" w:rsidRDefault="00B8416A" w:rsidP="00B8416A">
      <w:r>
        <w:tab/>
      </w:r>
      <w:r>
        <w:tab/>
      </w:r>
      <w:r>
        <w:tab/>
        <w:t>rx_bytecntr = 0;</w:t>
      </w:r>
    </w:p>
    <w:p w14:paraId="42F901E5" w14:textId="77777777" w:rsidR="00B8416A" w:rsidRDefault="00B8416A" w:rsidP="00B8416A">
      <w:r>
        <w:tab/>
      </w:r>
      <w:r>
        <w:tab/>
        <w:t>}</w:t>
      </w:r>
    </w:p>
    <w:p w14:paraId="65CA852E" w14:textId="77777777" w:rsidR="00B8416A" w:rsidRDefault="00B8416A" w:rsidP="00B8416A">
      <w:r>
        <w:tab/>
        <w:t>}</w:t>
      </w:r>
      <w:r>
        <w:tab/>
      </w:r>
    </w:p>
    <w:p w14:paraId="2564317F" w14:textId="77777777" w:rsidR="00B8416A" w:rsidRDefault="00B8416A" w:rsidP="00B8416A">
      <w:r>
        <w:t>}</w:t>
      </w:r>
    </w:p>
    <w:p w14:paraId="0FCB8B50" w14:textId="77777777" w:rsidR="00B8416A" w:rsidRDefault="00B8416A" w:rsidP="00B8416A"/>
    <w:p w14:paraId="0EAC3C0E" w14:textId="77777777" w:rsidR="00B8416A" w:rsidRDefault="00B8416A" w:rsidP="00B8416A">
      <w:r>
        <w:t>/*********************************txcntrset*******************************************/</w:t>
      </w:r>
    </w:p>
    <w:p w14:paraId="00889D36" w14:textId="77777777" w:rsidR="00B8416A" w:rsidRDefault="00B8416A" w:rsidP="00B8416A">
      <w:r>
        <w:t>/**************************************************************************************/</w:t>
      </w:r>
    </w:p>
    <w:p w14:paraId="1403D5F8" w14:textId="77777777" w:rsidR="00B8416A" w:rsidRDefault="00B8416A" w:rsidP="00B8416A">
      <w:r>
        <w:t>void tx_cntrset(void)</w:t>
      </w:r>
    </w:p>
    <w:p w14:paraId="72344B28" w14:textId="77777777" w:rsidR="00B8416A" w:rsidRDefault="00B8416A" w:rsidP="00B8416A">
      <w:r>
        <w:t>{</w:t>
      </w:r>
    </w:p>
    <w:p w14:paraId="5B342E7C" w14:textId="77777777" w:rsidR="00B8416A" w:rsidRDefault="00B8416A" w:rsidP="00B8416A">
      <w:r>
        <w:tab/>
        <w:t>tx_bitcntr ++;</w:t>
      </w:r>
    </w:p>
    <w:p w14:paraId="7BE83152" w14:textId="77777777" w:rsidR="00B8416A" w:rsidRDefault="00B8416A" w:rsidP="00B8416A">
      <w:r>
        <w:tab/>
        <w:t>if(tx_bitcntr == 17)</w:t>
      </w:r>
    </w:p>
    <w:p w14:paraId="15B914AC" w14:textId="77777777" w:rsidR="00B8416A" w:rsidRDefault="00B8416A" w:rsidP="00B8416A">
      <w:r>
        <w:tab/>
        <w:t>{</w:t>
      </w:r>
    </w:p>
    <w:p w14:paraId="785AC3F4" w14:textId="77777777" w:rsidR="00B8416A" w:rsidRDefault="00B8416A" w:rsidP="00B8416A">
      <w:r>
        <w:tab/>
      </w:r>
      <w:r>
        <w:tab/>
        <w:t>tx_bitcntr = 0;</w:t>
      </w:r>
    </w:p>
    <w:p w14:paraId="4D1C4DB1" w14:textId="77777777" w:rsidR="00B8416A" w:rsidRDefault="00B8416A" w:rsidP="00B8416A">
      <w:r>
        <w:tab/>
      </w:r>
      <w:r>
        <w:tab/>
        <w:t>tx_bytecntr ++;</w:t>
      </w:r>
    </w:p>
    <w:p w14:paraId="51DD686D" w14:textId="77777777" w:rsidR="00B8416A" w:rsidRDefault="00B8416A" w:rsidP="00B8416A"/>
    <w:p w14:paraId="35FBF15E" w14:textId="77777777" w:rsidR="00B8416A" w:rsidRDefault="00B8416A" w:rsidP="00B8416A">
      <w:r>
        <w:tab/>
      </w:r>
      <w:r>
        <w:tab/>
        <w:t>if(tx_bytecntr == 6)//ｽﾐｳ､ｶﾈｼｨﾔﾋﾋ・</w:t>
      </w:r>
    </w:p>
    <w:p w14:paraId="1D677FD6" w14:textId="77777777" w:rsidR="00B8416A" w:rsidRDefault="00B8416A" w:rsidP="00B8416A">
      <w:r>
        <w:tab/>
      </w:r>
      <w:r>
        <w:tab/>
        <w:t>{</w:t>
      </w:r>
    </w:p>
    <w:p w14:paraId="26A002AB" w14:textId="77777777" w:rsidR="00B8416A" w:rsidRDefault="00B8416A" w:rsidP="00B8416A">
      <w:r>
        <w:tab/>
      </w:r>
      <w:r>
        <w:tab/>
      </w:r>
      <w:r>
        <w:tab/>
        <w:t>tx_bytecntr = 0;</w:t>
      </w:r>
    </w:p>
    <w:p w14:paraId="6393305D" w14:textId="77777777" w:rsidR="00B8416A" w:rsidRDefault="00B8416A" w:rsidP="00B8416A">
      <w:r>
        <w:tab/>
      </w:r>
      <w:r>
        <w:tab/>
      </w:r>
      <w:r>
        <w:tab/>
        <w:t>tmp_1 = setlen[1];</w:t>
      </w:r>
    </w:p>
    <w:p w14:paraId="20B33C40" w14:textId="77777777" w:rsidR="00B8416A" w:rsidRDefault="00B8416A" w:rsidP="00B8416A">
      <w:r>
        <w:tab/>
      </w:r>
      <w:r>
        <w:tab/>
      </w:r>
      <w:r>
        <w:tab/>
        <w:t>tmp_2 = setlen[2];</w:t>
      </w:r>
    </w:p>
    <w:p w14:paraId="171B1C46" w14:textId="77777777" w:rsidR="00B8416A" w:rsidRDefault="00B8416A" w:rsidP="00B8416A">
      <w:r>
        <w:lastRenderedPageBreak/>
        <w:tab/>
      </w:r>
      <w:r>
        <w:tab/>
      </w:r>
      <w:r>
        <w:tab/>
        <w:t>lastlen[0] = setlen[0] - len_1[0];</w:t>
      </w:r>
    </w:p>
    <w:p w14:paraId="061865AD" w14:textId="77777777" w:rsidR="00B8416A" w:rsidRDefault="00B8416A" w:rsidP="00B8416A">
      <w:r>
        <w:tab/>
      </w:r>
      <w:r>
        <w:tab/>
      </w:r>
      <w:r>
        <w:tab/>
        <w:t>if(lastlen[0] &lt; 0)</w:t>
      </w:r>
    </w:p>
    <w:p w14:paraId="710152D2" w14:textId="77777777" w:rsidR="00B8416A" w:rsidRDefault="00B8416A" w:rsidP="00B8416A">
      <w:r>
        <w:tab/>
      </w:r>
      <w:r>
        <w:tab/>
      </w:r>
      <w:r>
        <w:tab/>
        <w:t>{</w:t>
      </w:r>
    </w:p>
    <w:p w14:paraId="5AD32C3D" w14:textId="77777777" w:rsidR="00B8416A" w:rsidRDefault="00B8416A" w:rsidP="00B8416A">
      <w:r>
        <w:tab/>
      </w:r>
      <w:r>
        <w:tab/>
      </w:r>
      <w:r>
        <w:tab/>
      </w:r>
      <w:r>
        <w:tab/>
        <w:t>lastlen[0] = lastlen[0] + 100;</w:t>
      </w:r>
    </w:p>
    <w:p w14:paraId="7254F401" w14:textId="77777777" w:rsidR="00B8416A" w:rsidRDefault="00B8416A" w:rsidP="00B8416A">
      <w:r>
        <w:tab/>
      </w:r>
      <w:r>
        <w:tab/>
      </w:r>
      <w:r>
        <w:tab/>
      </w:r>
      <w:r>
        <w:tab/>
        <w:t>tmp_1 --;</w:t>
      </w:r>
    </w:p>
    <w:p w14:paraId="4021AE05" w14:textId="77777777" w:rsidR="00B8416A" w:rsidRDefault="00B8416A" w:rsidP="00B8416A">
      <w:r>
        <w:tab/>
      </w:r>
      <w:r>
        <w:tab/>
      </w:r>
      <w:r>
        <w:tab/>
      </w:r>
      <w:r>
        <w:tab/>
        <w:t>if(tmp_1 &lt; 0)</w:t>
      </w:r>
    </w:p>
    <w:p w14:paraId="671DBFC5" w14:textId="77777777" w:rsidR="00B8416A" w:rsidRDefault="00B8416A" w:rsidP="00B8416A">
      <w:r>
        <w:tab/>
      </w:r>
      <w:r>
        <w:tab/>
      </w:r>
      <w:r>
        <w:tab/>
      </w:r>
      <w:r>
        <w:tab/>
        <w:t>{</w:t>
      </w:r>
    </w:p>
    <w:p w14:paraId="7B52CD1E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tmp_1 = tmp_1 + 100;</w:t>
      </w:r>
    </w:p>
    <w:p w14:paraId="3293EEF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tmp_2 --;</w:t>
      </w:r>
    </w:p>
    <w:p w14:paraId="70431EF8" w14:textId="77777777" w:rsidR="00B8416A" w:rsidRDefault="00B8416A" w:rsidP="00B8416A">
      <w:r>
        <w:tab/>
      </w:r>
      <w:r>
        <w:tab/>
      </w:r>
      <w:r>
        <w:tab/>
      </w:r>
      <w:r>
        <w:tab/>
        <w:t>}</w:t>
      </w:r>
    </w:p>
    <w:p w14:paraId="5A07F47F" w14:textId="77777777" w:rsidR="00B8416A" w:rsidRDefault="00B8416A" w:rsidP="00B8416A">
      <w:r>
        <w:tab/>
      </w:r>
      <w:r>
        <w:tab/>
      </w:r>
      <w:r>
        <w:tab/>
        <w:t>}</w:t>
      </w:r>
    </w:p>
    <w:p w14:paraId="7E3B9542" w14:textId="77777777" w:rsidR="00B8416A" w:rsidRDefault="00B8416A" w:rsidP="00B8416A"/>
    <w:p w14:paraId="4ED9FF1C" w14:textId="77777777" w:rsidR="00B8416A" w:rsidRDefault="00B8416A" w:rsidP="00B8416A">
      <w:r>
        <w:tab/>
      </w:r>
      <w:r>
        <w:tab/>
      </w:r>
      <w:r>
        <w:tab/>
        <w:t>lastlen[1] = tmp_1 - len_1[1];</w:t>
      </w:r>
    </w:p>
    <w:p w14:paraId="1C1CB203" w14:textId="77777777" w:rsidR="00B8416A" w:rsidRDefault="00B8416A" w:rsidP="00B8416A">
      <w:r>
        <w:tab/>
      </w:r>
      <w:r>
        <w:tab/>
      </w:r>
      <w:r>
        <w:tab/>
        <w:t>if(lastlen[1] &lt; 0)</w:t>
      </w:r>
    </w:p>
    <w:p w14:paraId="13E5D297" w14:textId="77777777" w:rsidR="00B8416A" w:rsidRDefault="00B8416A" w:rsidP="00B8416A">
      <w:r>
        <w:tab/>
      </w:r>
      <w:r>
        <w:tab/>
      </w:r>
      <w:r>
        <w:tab/>
        <w:t>{</w:t>
      </w:r>
    </w:p>
    <w:p w14:paraId="72CCB8DA" w14:textId="77777777" w:rsidR="00B8416A" w:rsidRDefault="00B8416A" w:rsidP="00B8416A">
      <w:r>
        <w:tab/>
      </w:r>
      <w:r>
        <w:tab/>
      </w:r>
      <w:r>
        <w:tab/>
      </w:r>
      <w:r>
        <w:tab/>
        <w:t>lastlen[1] = lastlen[1] + 100;</w:t>
      </w:r>
    </w:p>
    <w:p w14:paraId="32DC86C5" w14:textId="77777777" w:rsidR="00B8416A" w:rsidRDefault="00B8416A" w:rsidP="00B8416A">
      <w:r>
        <w:tab/>
      </w:r>
      <w:r>
        <w:tab/>
      </w:r>
      <w:r>
        <w:tab/>
      </w:r>
      <w:r>
        <w:tab/>
        <w:t>tmp_2 --;</w:t>
      </w:r>
    </w:p>
    <w:p w14:paraId="512B0BE8" w14:textId="77777777" w:rsidR="00B8416A" w:rsidRDefault="00B8416A" w:rsidP="00B8416A">
      <w:r>
        <w:tab/>
      </w:r>
      <w:r>
        <w:tab/>
      </w:r>
      <w:r>
        <w:tab/>
        <w:t>}</w:t>
      </w:r>
    </w:p>
    <w:p w14:paraId="7B74A309" w14:textId="77777777" w:rsidR="00B8416A" w:rsidRDefault="00B8416A" w:rsidP="00B8416A">
      <w:r>
        <w:tab/>
      </w:r>
      <w:r>
        <w:tab/>
      </w:r>
      <w:r>
        <w:tab/>
        <w:t>lastlen[2] = tmp_2 - len_1[2];</w:t>
      </w:r>
    </w:p>
    <w:p w14:paraId="449F95B8" w14:textId="77777777" w:rsidR="00B8416A" w:rsidRDefault="00B8416A" w:rsidP="00B8416A"/>
    <w:p w14:paraId="393F7AA7" w14:textId="77777777" w:rsidR="00B8416A" w:rsidRDefault="00B8416A" w:rsidP="00B8416A">
      <w:r>
        <w:tab/>
      </w:r>
      <w:r>
        <w:tab/>
        <w:t>}</w:t>
      </w:r>
    </w:p>
    <w:p w14:paraId="53512518" w14:textId="77777777" w:rsidR="00B8416A" w:rsidRDefault="00B8416A" w:rsidP="00B8416A">
      <w:r>
        <w:tab/>
      </w:r>
      <w:r>
        <w:tab/>
        <w:t>else if(tx_bytecntr == 3)</w:t>
      </w:r>
    </w:p>
    <w:p w14:paraId="6B08EE0C" w14:textId="77777777" w:rsidR="00B8416A" w:rsidRDefault="00B8416A" w:rsidP="00B8416A">
      <w:r>
        <w:tab/>
      </w:r>
      <w:r>
        <w:tab/>
      </w:r>
      <w:r>
        <w:tab/>
        <w:t>{</w:t>
      </w:r>
    </w:p>
    <w:p w14:paraId="50A12484" w14:textId="77777777" w:rsidR="00B8416A" w:rsidRDefault="00B8416A" w:rsidP="00B8416A">
      <w:r>
        <w:tab/>
      </w:r>
      <w:r>
        <w:tab/>
      </w:r>
      <w:r>
        <w:tab/>
      </w:r>
      <w:r>
        <w:tab/>
        <w:t>//ﾕﾅﾁｦｴｦﾀ・</w:t>
      </w:r>
    </w:p>
    <w:p w14:paraId="5102B3FE" w14:textId="77777777" w:rsidR="00B8416A" w:rsidRDefault="00B8416A" w:rsidP="00B8416A">
      <w:r>
        <w:tab/>
      </w:r>
      <w:r>
        <w:tab/>
      </w:r>
      <w:r>
        <w:tab/>
      </w:r>
      <w:r>
        <w:tab/>
        <w:t>txtens[1] = tens_actual / 10;</w:t>
      </w:r>
    </w:p>
    <w:p w14:paraId="6FC00185" w14:textId="77777777" w:rsidR="00B8416A" w:rsidRDefault="00B8416A" w:rsidP="00B8416A">
      <w:r>
        <w:tab/>
      </w:r>
      <w:r>
        <w:tab/>
      </w:r>
      <w:r>
        <w:tab/>
      </w:r>
      <w:r>
        <w:tab/>
        <w:t>txtens[0] = tens_actual % 10;</w:t>
      </w:r>
    </w:p>
    <w:p w14:paraId="34073AE3" w14:textId="77777777" w:rsidR="00B8416A" w:rsidRDefault="00B8416A" w:rsidP="00B8416A">
      <w:r>
        <w:tab/>
      </w:r>
      <w:r>
        <w:tab/>
      </w:r>
      <w:r>
        <w:tab/>
        <w:t>}</w:t>
      </w:r>
    </w:p>
    <w:p w14:paraId="146ADBC7" w14:textId="77777777" w:rsidR="00B8416A" w:rsidRDefault="00B8416A" w:rsidP="00B8416A"/>
    <w:p w14:paraId="627E1571" w14:textId="77777777" w:rsidR="00B8416A" w:rsidRDefault="00B8416A" w:rsidP="00B8416A">
      <w:r>
        <w:tab/>
        <w:t>}</w:t>
      </w:r>
    </w:p>
    <w:p w14:paraId="1A097A14" w14:textId="77777777" w:rsidR="00B8416A" w:rsidRDefault="00B8416A" w:rsidP="00B8416A"/>
    <w:p w14:paraId="789D0590" w14:textId="77777777" w:rsidR="00B8416A" w:rsidRDefault="00B8416A" w:rsidP="00B8416A">
      <w:r>
        <w:t>}</w:t>
      </w:r>
    </w:p>
    <w:p w14:paraId="3AEB5D46" w14:textId="77777777" w:rsidR="00B8416A" w:rsidRDefault="00B8416A" w:rsidP="00B8416A"/>
    <w:p w14:paraId="726618EC" w14:textId="77777777" w:rsidR="00B8416A" w:rsidRDefault="00B8416A" w:rsidP="00B8416A">
      <w:r>
        <w:t>/********************************* Main Controller **************************************/</w:t>
      </w:r>
    </w:p>
    <w:p w14:paraId="51D71569" w14:textId="77777777" w:rsidR="00B8416A" w:rsidRDefault="00B8416A" w:rsidP="00B8416A">
      <w:r>
        <w:t>/***************************************************************************************/</w:t>
      </w:r>
    </w:p>
    <w:p w14:paraId="435D4AC4" w14:textId="77777777" w:rsidR="00B8416A" w:rsidRDefault="00B8416A" w:rsidP="00B8416A">
      <w:r>
        <w:t>void tx_300_1(void)</w:t>
      </w:r>
    </w:p>
    <w:p w14:paraId="6D0A1113" w14:textId="77777777" w:rsidR="00B8416A" w:rsidRDefault="00B8416A" w:rsidP="00B8416A">
      <w:r>
        <w:t>{</w:t>
      </w:r>
    </w:p>
    <w:p w14:paraId="363DF7DF" w14:textId="77777777" w:rsidR="00B8416A" w:rsidRDefault="00B8416A" w:rsidP="00B8416A">
      <w:r>
        <w:tab/>
        <w:t>switch (tx_bytecntr)</w:t>
      </w:r>
    </w:p>
    <w:p w14:paraId="025AE422" w14:textId="77777777" w:rsidR="00B8416A" w:rsidRDefault="00B8416A" w:rsidP="00B8416A">
      <w:r>
        <w:tab/>
        <w:t>{</w:t>
      </w:r>
    </w:p>
    <w:p w14:paraId="73EE8FB7" w14:textId="77777777" w:rsidR="00B8416A" w:rsidRDefault="00B8416A" w:rsidP="00B8416A">
      <w:r>
        <w:lastRenderedPageBreak/>
        <w:tab/>
      </w:r>
      <w:r>
        <w:tab/>
        <w:t>case 0 : //</w:t>
      </w:r>
      <w:r>
        <w:tab/>
        <w:t>txreg_1 = speed_delta;</w:t>
      </w:r>
    </w:p>
    <w:p w14:paraId="220C557F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tens_temp/8;</w:t>
      </w:r>
    </w:p>
    <w:p w14:paraId="4E38B6D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txreg_1 = pwm_vol%100;</w:t>
      </w:r>
    </w:p>
    <w:p w14:paraId="70CB1771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(int)pwm_add;</w:t>
      </w:r>
    </w:p>
    <w:p w14:paraId="3A4F32E0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txreg_1=lastlen[0];</w:t>
      </w:r>
    </w:p>
    <w:p w14:paraId="0B5F99B7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tens_temp/8;</w:t>
      </w:r>
    </w:p>
    <w:p w14:paraId="6D98A8E4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14942180" w14:textId="77777777" w:rsidR="00B8416A" w:rsidRDefault="00B8416A" w:rsidP="00B8416A">
      <w:r>
        <w:tab/>
      </w:r>
      <w:r>
        <w:tab/>
        <w:t>case 1 : //</w:t>
      </w:r>
      <w:r>
        <w:tab/>
        <w:t>txreg_1= running_timer / 100;</w:t>
      </w:r>
    </w:p>
    <w:p w14:paraId="11D5E9EB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txreg_1=lastlen[1];</w:t>
      </w:r>
    </w:p>
    <w:p w14:paraId="567B9B9C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special_error_set;</w:t>
      </w:r>
    </w:p>
    <w:p w14:paraId="5F0D953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txreg_1 = pwm_vol/100;</w:t>
      </w:r>
    </w:p>
    <w:p w14:paraId="2721A417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(int)pwm_out_temp;</w:t>
      </w:r>
    </w:p>
    <w:p w14:paraId="50A0C2AC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velocity%100;</w:t>
      </w:r>
    </w:p>
    <w:p w14:paraId="425922CA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70988535" w14:textId="77777777" w:rsidR="00B8416A" w:rsidRDefault="00B8416A" w:rsidP="00B8416A">
      <w:r>
        <w:tab/>
      </w:r>
      <w:r>
        <w:tab/>
        <w:t>case 2 ://</w:t>
      </w:r>
      <w:r>
        <w:tab/>
        <w:t>txreg_1=lastlen[2];</w:t>
      </w:r>
    </w:p>
    <w:p w14:paraId="263B3CB0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pwm_out/100;</w:t>
      </w:r>
    </w:p>
    <w:p w14:paraId="4993FE49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tens_deviation/8;</w:t>
      </w:r>
    </w:p>
    <w:p w14:paraId="4D8F01E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txreg_1 = tens_temp/8;</w:t>
      </w:r>
    </w:p>
    <w:p w14:paraId="0248A40F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HallValue;</w:t>
      </w:r>
    </w:p>
    <w:p w14:paraId="37CA7C36" w14:textId="77777777" w:rsidR="00B8416A" w:rsidRDefault="00B8416A" w:rsidP="00B8416A">
      <w:r>
        <w:tab/>
      </w:r>
      <w:r>
        <w:tab/>
      </w:r>
      <w:r>
        <w:tab/>
      </w:r>
      <w:r>
        <w:tab/>
        <w:t>//</w:t>
      </w:r>
      <w:r>
        <w:tab/>
        <w:t>txreg_1 = velocity/100;</w:t>
      </w:r>
    </w:p>
    <w:p w14:paraId="6E0BF64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5BF36698" w14:textId="77777777" w:rsidR="00B8416A" w:rsidRDefault="00B8416A" w:rsidP="00B8416A">
      <w:r>
        <w:tab/>
      </w:r>
      <w:r>
        <w:tab/>
        <w:t xml:space="preserve">case 3 : </w:t>
      </w:r>
      <w:r>
        <w:tab/>
        <w:t>txreg_1 = txtens[0];</w:t>
      </w:r>
    </w:p>
    <w:p w14:paraId="23B3B19B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3FB15FB9" w14:textId="77777777" w:rsidR="00B8416A" w:rsidRDefault="00B8416A" w:rsidP="00B8416A">
      <w:r>
        <w:tab/>
      </w:r>
      <w:r>
        <w:tab/>
        <w:t xml:space="preserve">case 4 : </w:t>
      </w:r>
      <w:r>
        <w:tab/>
        <w:t>txreg_1 = txtens[1];</w:t>
      </w:r>
    </w:p>
    <w:p w14:paraId="12B222F0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56F305C9" w14:textId="77777777" w:rsidR="00B8416A" w:rsidRDefault="00B8416A" w:rsidP="00B8416A">
      <w:r>
        <w:tab/>
      </w:r>
      <w:r>
        <w:tab/>
        <w:t xml:space="preserve">case 5 : </w:t>
      </w:r>
      <w:r>
        <w:tab/>
        <w:t>txreg_1 = 0x7f;</w:t>
      </w:r>
    </w:p>
    <w:p w14:paraId="4431DD7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  <w:t>break;</w:t>
      </w:r>
    </w:p>
    <w:p w14:paraId="480AECB6" w14:textId="77777777" w:rsidR="00B8416A" w:rsidRDefault="00B8416A" w:rsidP="00B8416A">
      <w:r>
        <w:tab/>
        <w:t>}</w:t>
      </w:r>
    </w:p>
    <w:p w14:paraId="6627D5F6" w14:textId="77777777" w:rsidR="00B8416A" w:rsidRDefault="00B8416A" w:rsidP="00B8416A">
      <w:r>
        <w:tab/>
        <w:t>PORT_TX = 1;</w:t>
      </w:r>
    </w:p>
    <w:p w14:paraId="21482206" w14:textId="77777777" w:rsidR="00B8416A" w:rsidRDefault="00B8416A" w:rsidP="00B8416A">
      <w:r>
        <w:tab/>
      </w:r>
    </w:p>
    <w:p w14:paraId="674E09FB" w14:textId="77777777" w:rsidR="00B8416A" w:rsidRDefault="00B8416A" w:rsidP="00B8416A">
      <w:r>
        <w:t>}</w:t>
      </w:r>
    </w:p>
    <w:p w14:paraId="37E1DF2A" w14:textId="77777777" w:rsidR="00B8416A" w:rsidRDefault="00B8416A" w:rsidP="00B8416A"/>
    <w:p w14:paraId="6F3B2732" w14:textId="77777777" w:rsidR="00B8416A" w:rsidRDefault="00B8416A" w:rsidP="00B8416A">
      <w:r>
        <w:t>/**********************************ｷ｢ﾋﾍﾊｱｵﾄﾒﾆﾎｻｲﾙﾗ・***********************************/</w:t>
      </w:r>
    </w:p>
    <w:p w14:paraId="4B5B9A4E" w14:textId="77777777" w:rsidR="00B8416A" w:rsidRDefault="00B8416A" w:rsidP="00B8416A">
      <w:r>
        <w:t>/**************************************************************************************/</w:t>
      </w:r>
    </w:p>
    <w:p w14:paraId="143B86F8" w14:textId="77777777" w:rsidR="00B8416A" w:rsidRDefault="00B8416A" w:rsidP="00B8416A">
      <w:r>
        <w:t>void tx_300_2(void)</w:t>
      </w:r>
    </w:p>
    <w:p w14:paraId="4AB58965" w14:textId="77777777" w:rsidR="00B8416A" w:rsidRDefault="00B8416A" w:rsidP="00B8416A">
      <w:r>
        <w:t>{</w:t>
      </w:r>
    </w:p>
    <w:p w14:paraId="3164D576" w14:textId="77777777" w:rsidR="00B8416A" w:rsidRDefault="00B8416A" w:rsidP="00B8416A">
      <w:r>
        <w:tab/>
        <w:t>if((txreg_1 &amp; 0x01) == 0)</w:t>
      </w:r>
    </w:p>
    <w:p w14:paraId="045DEDAE" w14:textId="77777777" w:rsidR="00B8416A" w:rsidRDefault="00B8416A" w:rsidP="00B8416A">
      <w:r>
        <w:tab/>
        <w:t>{</w:t>
      </w:r>
    </w:p>
    <w:p w14:paraId="2273EF93" w14:textId="77777777" w:rsidR="00B8416A" w:rsidRDefault="00B8416A" w:rsidP="00B8416A">
      <w:r>
        <w:lastRenderedPageBreak/>
        <w:tab/>
      </w:r>
      <w:r>
        <w:tab/>
        <w:t>PORT_TX = 1;</w:t>
      </w:r>
    </w:p>
    <w:p w14:paraId="54BA9931" w14:textId="77777777" w:rsidR="00B8416A" w:rsidRDefault="00B8416A" w:rsidP="00B8416A">
      <w:r>
        <w:tab/>
        <w:t>}</w:t>
      </w:r>
    </w:p>
    <w:p w14:paraId="1593CEE3" w14:textId="77777777" w:rsidR="00B8416A" w:rsidRDefault="00B8416A" w:rsidP="00B8416A">
      <w:r>
        <w:tab/>
        <w:t>else</w:t>
      </w:r>
    </w:p>
    <w:p w14:paraId="62748506" w14:textId="77777777" w:rsidR="00B8416A" w:rsidRDefault="00B8416A" w:rsidP="00B8416A">
      <w:r>
        <w:tab/>
        <w:t>{</w:t>
      </w:r>
    </w:p>
    <w:p w14:paraId="2B20179D" w14:textId="77777777" w:rsidR="00B8416A" w:rsidRDefault="00B8416A" w:rsidP="00B8416A">
      <w:r>
        <w:tab/>
      </w:r>
      <w:r>
        <w:tab/>
        <w:t>PORT_TX = 0;</w:t>
      </w:r>
    </w:p>
    <w:p w14:paraId="0936B31C" w14:textId="77777777" w:rsidR="00B8416A" w:rsidRDefault="00B8416A" w:rsidP="00B8416A">
      <w:r>
        <w:tab/>
        <w:t>}</w:t>
      </w:r>
    </w:p>
    <w:p w14:paraId="1282012E" w14:textId="77777777" w:rsidR="00B8416A" w:rsidRDefault="00B8416A" w:rsidP="00B8416A">
      <w:r>
        <w:tab/>
        <w:t>txreg_1 = (txreg_1 &gt;&gt; 1);</w:t>
      </w:r>
    </w:p>
    <w:p w14:paraId="20740A8B" w14:textId="77777777" w:rsidR="00B8416A" w:rsidRDefault="00B8416A" w:rsidP="00B8416A">
      <w:r>
        <w:tab/>
      </w:r>
    </w:p>
    <w:p w14:paraId="1EC53F41" w14:textId="77777777" w:rsidR="00B8416A" w:rsidRDefault="00B8416A" w:rsidP="00B8416A">
      <w:r>
        <w:t>}</w:t>
      </w:r>
    </w:p>
    <w:p w14:paraId="10186267" w14:textId="77777777" w:rsidR="00B8416A" w:rsidRDefault="00B8416A" w:rsidP="00B8416A"/>
    <w:p w14:paraId="1283CF54" w14:textId="77777777" w:rsidR="00B8416A" w:rsidRDefault="00B8416A" w:rsidP="00B8416A">
      <w:r>
        <w:t>/**********************************ｷ｢ﾋﾍｻｼﾊｾﾝ****************************************/</w:t>
      </w:r>
    </w:p>
    <w:p w14:paraId="65B58F0C" w14:textId="77777777" w:rsidR="00B8416A" w:rsidRDefault="00B8416A" w:rsidP="00B8416A">
      <w:r>
        <w:t>/**************************************************************************************/</w:t>
      </w:r>
    </w:p>
    <w:p w14:paraId="013DAEC8" w14:textId="77777777" w:rsidR="00B8416A" w:rsidRDefault="00B8416A" w:rsidP="00B8416A">
      <w:r>
        <w:t>void tx_300_3(void)</w:t>
      </w:r>
    </w:p>
    <w:p w14:paraId="3666E5F4" w14:textId="77777777" w:rsidR="00B8416A" w:rsidRDefault="00B8416A" w:rsidP="00B8416A">
      <w:r>
        <w:t>{</w:t>
      </w:r>
    </w:p>
    <w:p w14:paraId="24909D6E" w14:textId="77777777" w:rsidR="00B8416A" w:rsidRDefault="00B8416A" w:rsidP="00B8416A">
      <w:r>
        <w:tab/>
        <w:t>PORT_TX = 0;</w:t>
      </w:r>
    </w:p>
    <w:p w14:paraId="5AF45775" w14:textId="77777777" w:rsidR="00B8416A" w:rsidRDefault="00B8416A" w:rsidP="00B8416A">
      <w:r>
        <w:t>}</w:t>
      </w:r>
    </w:p>
    <w:p w14:paraId="6ACBFCD1" w14:textId="77777777" w:rsidR="00B8416A" w:rsidRDefault="00B8416A" w:rsidP="00B8416A"/>
    <w:p w14:paraId="2EAECB8C" w14:textId="77777777" w:rsidR="00B8416A" w:rsidRDefault="00B8416A" w:rsidP="00B8416A">
      <w:r>
        <w:t>/**************************************ｷ｢ﾋﾍﾐﾅﾏ｢ﾗﾓｺｯﾊ*************************************/</w:t>
      </w:r>
    </w:p>
    <w:p w14:paraId="02C389D0" w14:textId="77777777" w:rsidR="00B8416A" w:rsidRDefault="00B8416A" w:rsidP="00B8416A">
      <w:r>
        <w:t>/*****************************************************************************************/</w:t>
      </w:r>
    </w:p>
    <w:p w14:paraId="228A9CC6" w14:textId="77777777" w:rsidR="00B8416A" w:rsidRDefault="00B8416A" w:rsidP="00B8416A">
      <w:r>
        <w:t>void data_tx(void)</w:t>
      </w:r>
    </w:p>
    <w:p w14:paraId="3AAD11DA" w14:textId="77777777" w:rsidR="00B8416A" w:rsidRDefault="00B8416A" w:rsidP="00B8416A">
      <w:r>
        <w:t>{</w:t>
      </w:r>
    </w:p>
    <w:p w14:paraId="1C92B256" w14:textId="77777777" w:rsidR="00B8416A" w:rsidRDefault="00B8416A" w:rsidP="00B8416A">
      <w:r>
        <w:tab/>
      </w:r>
    </w:p>
    <w:p w14:paraId="42D0546D" w14:textId="77777777" w:rsidR="00B8416A" w:rsidRDefault="00B8416A" w:rsidP="00B8416A">
      <w:r>
        <w:tab/>
        <w:t>if((tx_cntr &amp; 0x01) == 0)</w:t>
      </w:r>
    </w:p>
    <w:p w14:paraId="4D43A281" w14:textId="77777777" w:rsidR="00B8416A" w:rsidRDefault="00B8416A" w:rsidP="00B8416A">
      <w:r>
        <w:tab/>
        <w:t>{</w:t>
      </w:r>
    </w:p>
    <w:p w14:paraId="36BDFE96" w14:textId="77777777" w:rsidR="00B8416A" w:rsidRDefault="00B8416A" w:rsidP="00B8416A">
      <w:r>
        <w:tab/>
      </w:r>
      <w:r>
        <w:tab/>
        <w:t>switch (tx_bitcntr)</w:t>
      </w:r>
    </w:p>
    <w:p w14:paraId="31DCA486" w14:textId="77777777" w:rsidR="00B8416A" w:rsidRDefault="00B8416A" w:rsidP="00B8416A">
      <w:r>
        <w:tab/>
      </w:r>
      <w:r>
        <w:tab/>
        <w:t>{</w:t>
      </w:r>
    </w:p>
    <w:p w14:paraId="78A06EF6" w14:textId="77777777" w:rsidR="00B8416A" w:rsidRDefault="00B8416A" w:rsidP="00B8416A">
      <w:r>
        <w:tab/>
      </w:r>
      <w:r>
        <w:tab/>
      </w:r>
      <w:r>
        <w:tab/>
        <w:t xml:space="preserve">case 0 : </w:t>
      </w:r>
      <w:r>
        <w:tab/>
        <w:t>tx_300_1();</w:t>
      </w:r>
    </w:p>
    <w:p w14:paraId="3DCDBBBE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8A842EA" w14:textId="77777777" w:rsidR="00B8416A" w:rsidRDefault="00B8416A" w:rsidP="00B8416A">
      <w:r>
        <w:tab/>
      </w:r>
      <w:r>
        <w:tab/>
      </w:r>
      <w:r>
        <w:tab/>
        <w:t xml:space="preserve">case 1 : </w:t>
      </w:r>
      <w:r>
        <w:tab/>
        <w:t>tx_300_2();</w:t>
      </w:r>
    </w:p>
    <w:p w14:paraId="0A1BCB2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74D36DC" w14:textId="77777777" w:rsidR="00B8416A" w:rsidRDefault="00B8416A" w:rsidP="00B8416A">
      <w:r>
        <w:tab/>
      </w:r>
      <w:r>
        <w:tab/>
      </w:r>
      <w:r>
        <w:tab/>
        <w:t xml:space="preserve">case 2 : </w:t>
      </w:r>
      <w:r>
        <w:tab/>
        <w:t>tx_300_2();</w:t>
      </w:r>
    </w:p>
    <w:p w14:paraId="183E8FC2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31DC64A" w14:textId="77777777" w:rsidR="00B8416A" w:rsidRDefault="00B8416A" w:rsidP="00B8416A">
      <w:r>
        <w:tab/>
      </w:r>
      <w:r>
        <w:tab/>
      </w:r>
      <w:r>
        <w:tab/>
        <w:t xml:space="preserve">case 3 : </w:t>
      </w:r>
      <w:r>
        <w:tab/>
        <w:t>tx_300_2();</w:t>
      </w:r>
    </w:p>
    <w:p w14:paraId="184CE34C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8B888FD" w14:textId="77777777" w:rsidR="00B8416A" w:rsidRDefault="00B8416A" w:rsidP="00B8416A">
      <w:r>
        <w:tab/>
      </w:r>
      <w:r>
        <w:tab/>
      </w:r>
      <w:r>
        <w:tab/>
        <w:t xml:space="preserve">case 4 : </w:t>
      </w:r>
      <w:r>
        <w:tab/>
        <w:t>tx_300_2();</w:t>
      </w:r>
    </w:p>
    <w:p w14:paraId="3A6C3C75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5583995" w14:textId="77777777" w:rsidR="00B8416A" w:rsidRDefault="00B8416A" w:rsidP="00B8416A">
      <w:r>
        <w:tab/>
      </w:r>
      <w:r>
        <w:tab/>
      </w:r>
      <w:r>
        <w:tab/>
        <w:t xml:space="preserve">case 5 : </w:t>
      </w:r>
      <w:r>
        <w:tab/>
        <w:t>tx_300_2();</w:t>
      </w:r>
    </w:p>
    <w:p w14:paraId="04A5E43F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B31F391" w14:textId="77777777" w:rsidR="00B8416A" w:rsidRDefault="00B8416A" w:rsidP="00B8416A">
      <w:r>
        <w:lastRenderedPageBreak/>
        <w:tab/>
      </w:r>
      <w:r>
        <w:tab/>
      </w:r>
      <w:r>
        <w:tab/>
        <w:t xml:space="preserve">case 6 : </w:t>
      </w:r>
      <w:r>
        <w:tab/>
        <w:t>tx_300_2();</w:t>
      </w:r>
    </w:p>
    <w:p w14:paraId="7659E1BB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135BE0A" w14:textId="77777777" w:rsidR="00B8416A" w:rsidRDefault="00B8416A" w:rsidP="00B8416A">
      <w:r>
        <w:tab/>
      </w:r>
      <w:r>
        <w:tab/>
      </w:r>
      <w:r>
        <w:tab/>
        <w:t xml:space="preserve">case 7 : </w:t>
      </w:r>
      <w:r>
        <w:tab/>
        <w:t>tx_300_2();</w:t>
      </w:r>
    </w:p>
    <w:p w14:paraId="35C87042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58759BC" w14:textId="77777777" w:rsidR="00B8416A" w:rsidRDefault="00B8416A" w:rsidP="00B8416A">
      <w:r>
        <w:tab/>
      </w:r>
      <w:r>
        <w:tab/>
      </w:r>
      <w:r>
        <w:tab/>
        <w:t xml:space="preserve">case 8 : </w:t>
      </w:r>
      <w:r>
        <w:tab/>
        <w:t>tx_300_3();</w:t>
      </w:r>
    </w:p>
    <w:p w14:paraId="148A5F43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B753847" w14:textId="77777777" w:rsidR="00B8416A" w:rsidRDefault="00B8416A" w:rsidP="00B8416A">
      <w:r>
        <w:tab/>
      </w:r>
      <w:r>
        <w:tab/>
      </w:r>
      <w:r>
        <w:tab/>
        <w:t xml:space="preserve">case 9 : </w:t>
      </w:r>
      <w:r>
        <w:tab/>
        <w:t>tx_300_3();</w:t>
      </w:r>
    </w:p>
    <w:p w14:paraId="7AFCB256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B52966F" w14:textId="77777777" w:rsidR="00B8416A" w:rsidRDefault="00B8416A" w:rsidP="00B8416A">
      <w:r>
        <w:tab/>
      </w:r>
      <w:r>
        <w:tab/>
      </w:r>
      <w:r>
        <w:tab/>
        <w:t xml:space="preserve">case 10 : </w:t>
      </w:r>
      <w:r>
        <w:tab/>
        <w:t>tx_300_3();</w:t>
      </w:r>
    </w:p>
    <w:p w14:paraId="3A6210A4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5F254821" w14:textId="77777777" w:rsidR="00B8416A" w:rsidRDefault="00B8416A" w:rsidP="00B8416A">
      <w:r>
        <w:tab/>
      </w:r>
      <w:r>
        <w:tab/>
      </w:r>
      <w:r>
        <w:tab/>
        <w:t xml:space="preserve">case 11 : </w:t>
      </w:r>
      <w:r>
        <w:tab/>
        <w:t>tx_300_3();</w:t>
      </w:r>
    </w:p>
    <w:p w14:paraId="344D110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0B93EB41" w14:textId="77777777" w:rsidR="00B8416A" w:rsidRDefault="00B8416A" w:rsidP="00B8416A">
      <w:r>
        <w:tab/>
      </w:r>
      <w:r>
        <w:tab/>
      </w:r>
      <w:r>
        <w:tab/>
        <w:t xml:space="preserve">case 12 : </w:t>
      </w:r>
      <w:r>
        <w:tab/>
        <w:t>tx_300_3();</w:t>
      </w:r>
    </w:p>
    <w:p w14:paraId="44B4D3B0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6829CDD1" w14:textId="77777777" w:rsidR="00B8416A" w:rsidRDefault="00B8416A" w:rsidP="00B8416A">
      <w:r>
        <w:tab/>
      </w:r>
      <w:r>
        <w:tab/>
      </w:r>
      <w:r>
        <w:tab/>
        <w:t xml:space="preserve">case 13 : </w:t>
      </w:r>
      <w:r>
        <w:tab/>
        <w:t>tx_300_3();</w:t>
      </w:r>
    </w:p>
    <w:p w14:paraId="26C9C4B0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58B4DC9" w14:textId="77777777" w:rsidR="00B8416A" w:rsidRDefault="00B8416A" w:rsidP="00B8416A">
      <w:r>
        <w:tab/>
      </w:r>
      <w:r>
        <w:tab/>
      </w:r>
      <w:r>
        <w:tab/>
        <w:t xml:space="preserve">case 14 : </w:t>
      </w:r>
      <w:r>
        <w:tab/>
        <w:t>tx_300_3();</w:t>
      </w:r>
    </w:p>
    <w:p w14:paraId="6C33D42F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B6009CF" w14:textId="77777777" w:rsidR="00B8416A" w:rsidRDefault="00B8416A" w:rsidP="00B8416A">
      <w:r>
        <w:tab/>
      </w:r>
      <w:r>
        <w:tab/>
      </w:r>
      <w:r>
        <w:tab/>
        <w:t xml:space="preserve">case 15 : </w:t>
      </w:r>
      <w:r>
        <w:tab/>
        <w:t>tx_300_3();</w:t>
      </w:r>
    </w:p>
    <w:p w14:paraId="4E65120E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16728459" w14:textId="77777777" w:rsidR="00B8416A" w:rsidRDefault="00B8416A" w:rsidP="00B8416A">
      <w:r>
        <w:tab/>
      </w:r>
      <w:r>
        <w:tab/>
      </w:r>
      <w:r>
        <w:tab/>
        <w:t xml:space="preserve">case 16 : </w:t>
      </w:r>
      <w:r>
        <w:tab/>
        <w:t>tx_300_3();</w:t>
      </w:r>
    </w:p>
    <w:p w14:paraId="424BF4F7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77018F21" w14:textId="77777777" w:rsidR="00B8416A" w:rsidRDefault="00B8416A" w:rsidP="00B8416A">
      <w:r>
        <w:tab/>
      </w:r>
      <w:r>
        <w:tab/>
      </w:r>
      <w:r>
        <w:tab/>
      </w:r>
    </w:p>
    <w:p w14:paraId="11DCD84E" w14:textId="77777777" w:rsidR="00B8416A" w:rsidRDefault="00B8416A" w:rsidP="00B8416A">
      <w:r>
        <w:tab/>
      </w:r>
      <w:r>
        <w:tab/>
        <w:t>}</w:t>
      </w:r>
    </w:p>
    <w:p w14:paraId="6062F0CA" w14:textId="77777777" w:rsidR="00B8416A" w:rsidRDefault="00B8416A" w:rsidP="00B8416A">
      <w:r>
        <w:tab/>
      </w:r>
      <w:r>
        <w:tab/>
        <w:t>tx_cntrset();</w:t>
      </w:r>
    </w:p>
    <w:p w14:paraId="4EBC6806" w14:textId="77777777" w:rsidR="00B8416A" w:rsidRDefault="00B8416A" w:rsidP="00B8416A">
      <w:r>
        <w:tab/>
        <w:t>}</w:t>
      </w:r>
    </w:p>
    <w:p w14:paraId="2CEF8493" w14:textId="77777777" w:rsidR="00B8416A" w:rsidRDefault="00B8416A" w:rsidP="00B8416A">
      <w:r>
        <w:tab/>
        <w:t>tx_cntr ++;</w:t>
      </w:r>
    </w:p>
    <w:p w14:paraId="7BBDBF6F" w14:textId="77777777" w:rsidR="00B8416A" w:rsidRDefault="00B8416A" w:rsidP="00B8416A">
      <w:r>
        <w:tab/>
        <w:t>if(tx_cntr == 127)</w:t>
      </w:r>
    </w:p>
    <w:p w14:paraId="396602D4" w14:textId="77777777" w:rsidR="00B8416A" w:rsidRDefault="00B8416A" w:rsidP="00B8416A">
      <w:r>
        <w:tab/>
        <w:t>{</w:t>
      </w:r>
    </w:p>
    <w:p w14:paraId="19876273" w14:textId="77777777" w:rsidR="00B8416A" w:rsidRDefault="00B8416A" w:rsidP="00B8416A">
      <w:r>
        <w:tab/>
      </w:r>
      <w:r>
        <w:tab/>
        <w:t>tx_cntr = 1;</w:t>
      </w:r>
    </w:p>
    <w:p w14:paraId="79D88AAC" w14:textId="77777777" w:rsidR="00B8416A" w:rsidRDefault="00B8416A" w:rsidP="00B8416A">
      <w:r>
        <w:tab/>
        <w:t>}</w:t>
      </w:r>
    </w:p>
    <w:p w14:paraId="034CF1D5" w14:textId="77777777" w:rsidR="00B8416A" w:rsidRDefault="00B8416A" w:rsidP="00B8416A">
      <w:r>
        <w:t>}</w:t>
      </w:r>
    </w:p>
    <w:p w14:paraId="39E629E8" w14:textId="77777777" w:rsidR="00B8416A" w:rsidRDefault="00B8416A" w:rsidP="00B8416A">
      <w:r>
        <w:t>/***********************************ﾕﾅﾁｦｵ・*******************************************/</w:t>
      </w:r>
    </w:p>
    <w:p w14:paraId="4DE28598" w14:textId="77777777" w:rsidR="00B8416A" w:rsidRDefault="00B8416A" w:rsidP="00B8416A">
      <w:r>
        <w:t>/***************************************************************************************/</w:t>
      </w:r>
    </w:p>
    <w:p w14:paraId="062C00AC" w14:textId="77777777" w:rsidR="00B8416A" w:rsidRDefault="00B8416A" w:rsidP="00B8416A">
      <w:r>
        <w:t>void tension_compensate(void)</w:t>
      </w:r>
    </w:p>
    <w:p w14:paraId="612281E7" w14:textId="77777777" w:rsidR="00B8416A" w:rsidRDefault="00B8416A" w:rsidP="00B8416A">
      <w:r>
        <w:t>{</w:t>
      </w:r>
    </w:p>
    <w:p w14:paraId="03DE5656" w14:textId="77777777" w:rsidR="00B8416A" w:rsidRDefault="00B8416A" w:rsidP="00B8416A">
      <w:r>
        <w:tab/>
        <w:t>unsigned int t_backup;</w:t>
      </w:r>
    </w:p>
    <w:p w14:paraId="03A2C570" w14:textId="77777777" w:rsidR="00B8416A" w:rsidRDefault="00B8416A" w:rsidP="00B8416A">
      <w:r>
        <w:tab/>
        <w:t>tens_set = settens;               //ﾖﾘｰ袂ﾚｷ｢ﾋﾍﾊｱｳﾋﾒﾔ2｣ｬﾋﾔｵｱﾉ雜ｨ100ｿﾋﾊｱ｣ｬsettensｵﾄﾖｵﾊﾇ200</w:t>
      </w:r>
    </w:p>
    <w:p w14:paraId="167D02E7" w14:textId="77777777" w:rsidR="00B8416A" w:rsidRDefault="00B8416A" w:rsidP="00B8416A">
      <w:r>
        <w:lastRenderedPageBreak/>
        <w:tab/>
        <w:t>if(tens_set &gt; 200)//100gﾎｪﾗ鋗ｵ</w:t>
      </w:r>
    </w:p>
    <w:p w14:paraId="54E507A5" w14:textId="77777777" w:rsidR="00B8416A" w:rsidRDefault="00B8416A" w:rsidP="00B8416A">
      <w:r>
        <w:tab/>
        <w:t>{</w:t>
      </w:r>
    </w:p>
    <w:p w14:paraId="716339D4" w14:textId="77777777" w:rsidR="00B8416A" w:rsidRDefault="00B8416A" w:rsidP="00B8416A">
      <w:r>
        <w:tab/>
      </w:r>
      <w:r>
        <w:tab/>
        <w:t>tens_set = 200;</w:t>
      </w:r>
    </w:p>
    <w:p w14:paraId="06AE61A5" w14:textId="77777777" w:rsidR="00B8416A" w:rsidRDefault="00B8416A" w:rsidP="00B8416A">
      <w:r>
        <w:tab/>
        <w:t>}</w:t>
      </w:r>
    </w:p>
    <w:p w14:paraId="6AE4B282" w14:textId="77777777" w:rsidR="00B8416A" w:rsidRDefault="00B8416A" w:rsidP="00B8416A">
      <w:r>
        <w:tab/>
        <w:t>else if(tens_set &lt; 10)</w:t>
      </w:r>
    </w:p>
    <w:p w14:paraId="62A10E93" w14:textId="77777777" w:rsidR="00B8416A" w:rsidRDefault="00B8416A" w:rsidP="00B8416A">
      <w:r>
        <w:tab/>
        <w:t>{</w:t>
      </w:r>
    </w:p>
    <w:p w14:paraId="57B9063A" w14:textId="77777777" w:rsidR="00B8416A" w:rsidRDefault="00B8416A" w:rsidP="00B8416A">
      <w:r>
        <w:tab/>
      </w:r>
      <w:r>
        <w:tab/>
        <w:t>tens_set = 10;</w:t>
      </w:r>
    </w:p>
    <w:p w14:paraId="7030BD54" w14:textId="77777777" w:rsidR="00B8416A" w:rsidRDefault="00B8416A" w:rsidP="00B8416A">
      <w:r>
        <w:tab/>
        <w:t>}</w:t>
      </w:r>
    </w:p>
    <w:p w14:paraId="18DC2CB0" w14:textId="77777777" w:rsidR="00B8416A" w:rsidRDefault="00B8416A" w:rsidP="00B8416A">
      <w:r>
        <w:tab/>
        <w:t>t_backup = tens_set*4; //(tens_set*8)/2;</w:t>
      </w:r>
      <w:r>
        <w:tab/>
        <w:t>//1g = 8ｸDﾖｵ,100gｵﾄADﾗﾜﾖｵﾎｪ800</w:t>
      </w:r>
    </w:p>
    <w:p w14:paraId="51AB2870" w14:textId="77777777" w:rsidR="00B8416A" w:rsidRDefault="00B8416A" w:rsidP="00B8416A">
      <w:r>
        <w:tab/>
        <w:t>t_backup = t_backup - 16;</w:t>
      </w:r>
      <w:r>
        <w:tab/>
        <w:t>//ﾈ･2ｿﾋﾗ霖ｦ</w:t>
      </w:r>
    </w:p>
    <w:p w14:paraId="2E3B3BFC" w14:textId="77777777" w:rsidR="00B8416A" w:rsidRDefault="00B8416A" w:rsidP="00B8416A">
      <w:r>
        <w:tab/>
        <w:t>tens_set = t_backup;</w:t>
      </w:r>
    </w:p>
    <w:p w14:paraId="31791095" w14:textId="77777777" w:rsidR="00B8416A" w:rsidRDefault="00B8416A" w:rsidP="00B8416A"/>
    <w:p w14:paraId="0C7DFC66" w14:textId="77777777" w:rsidR="00B8416A" w:rsidRDefault="00B8416A" w:rsidP="00B8416A">
      <w:r>
        <w:tab/>
        <w:t>if(tens_set &lt; 200)//20120105, tension set &lt;25g;  200/8=25;</w:t>
      </w:r>
    </w:p>
    <w:p w14:paraId="5848877B" w14:textId="77777777" w:rsidR="00B8416A" w:rsidRDefault="00B8416A" w:rsidP="00B8416A">
      <w:r>
        <w:tab/>
        <w:t>{</w:t>
      </w:r>
    </w:p>
    <w:p w14:paraId="71825CE3" w14:textId="77777777" w:rsidR="00B8416A" w:rsidRDefault="00B8416A" w:rsidP="00B8416A">
      <w:r>
        <w:tab/>
      </w:r>
      <w:r>
        <w:tab/>
        <w:t>Kp = 0.029; //Ref 0.03</w:t>
      </w:r>
    </w:p>
    <w:p w14:paraId="31325D30" w14:textId="77777777" w:rsidR="00B8416A" w:rsidRDefault="00B8416A" w:rsidP="00B8416A">
      <w:r>
        <w:tab/>
      </w:r>
      <w:r>
        <w:tab/>
        <w:t>Ki = 0.00025; //Ref 0.008</w:t>
      </w:r>
    </w:p>
    <w:p w14:paraId="742DC37D" w14:textId="77777777" w:rsidR="00B8416A" w:rsidRDefault="00B8416A" w:rsidP="00B8416A">
      <w:r>
        <w:tab/>
      </w:r>
      <w:r>
        <w:tab/>
        <w:t>Kd = 0.011; //Ref 0.011</w:t>
      </w:r>
    </w:p>
    <w:p w14:paraId="1AB19670" w14:textId="77777777" w:rsidR="00B8416A" w:rsidRDefault="00B8416A" w:rsidP="00B8416A">
      <w:r>
        <w:tab/>
        <w:t>}</w:t>
      </w:r>
    </w:p>
    <w:p w14:paraId="29E4FC43" w14:textId="77777777" w:rsidR="00B8416A" w:rsidRDefault="00B8416A" w:rsidP="00B8416A">
      <w:r>
        <w:tab/>
        <w:t>else //for tension &gt;=25g</w:t>
      </w:r>
    </w:p>
    <w:p w14:paraId="50AE6B4F" w14:textId="77777777" w:rsidR="00B8416A" w:rsidRDefault="00B8416A" w:rsidP="00B8416A">
      <w:r>
        <w:tab/>
        <w:t>{</w:t>
      </w:r>
    </w:p>
    <w:p w14:paraId="4E578ECA" w14:textId="77777777" w:rsidR="00B8416A" w:rsidRDefault="00B8416A" w:rsidP="00B8416A">
      <w:r>
        <w:tab/>
      </w:r>
      <w:r>
        <w:tab/>
        <w:t>Kp = 0.025; //Ref 0.03</w:t>
      </w:r>
    </w:p>
    <w:p w14:paraId="100DB41A" w14:textId="77777777" w:rsidR="00B8416A" w:rsidRDefault="00B8416A" w:rsidP="00B8416A">
      <w:r>
        <w:tab/>
      </w:r>
      <w:r>
        <w:tab/>
        <w:t>Ki = 0.001; //Ref 0.008</w:t>
      </w:r>
    </w:p>
    <w:p w14:paraId="78C2FF51" w14:textId="77777777" w:rsidR="00B8416A" w:rsidRDefault="00B8416A" w:rsidP="00B8416A">
      <w:r>
        <w:tab/>
      </w:r>
      <w:r>
        <w:tab/>
        <w:t>Kd = 0.011; //Ref 0.011</w:t>
      </w:r>
    </w:p>
    <w:p w14:paraId="6BC9B744" w14:textId="77777777" w:rsidR="00B8416A" w:rsidRDefault="00B8416A" w:rsidP="00B8416A">
      <w:r>
        <w:tab/>
        <w:t>}</w:t>
      </w:r>
    </w:p>
    <w:p w14:paraId="34889AD3" w14:textId="77777777" w:rsidR="00B8416A" w:rsidRDefault="00B8416A" w:rsidP="00B8416A">
      <w:r>
        <w:tab/>
        <w:t>//Kp = 0.029; //Ref 0.03</w:t>
      </w:r>
    </w:p>
    <w:p w14:paraId="77A85283" w14:textId="77777777" w:rsidR="00B8416A" w:rsidRDefault="00B8416A" w:rsidP="00B8416A">
      <w:r>
        <w:tab/>
        <w:t>//Ki = 0.00025; //Ref 0.008</w:t>
      </w:r>
    </w:p>
    <w:p w14:paraId="0F725ED5" w14:textId="77777777" w:rsidR="00B8416A" w:rsidRDefault="00B8416A" w:rsidP="00B8416A">
      <w:r>
        <w:tab/>
        <w:t>//Kd = 0.011; //Ref 0.011</w:t>
      </w:r>
    </w:p>
    <w:p w14:paraId="31ACD2F1" w14:textId="77777777" w:rsidR="00B8416A" w:rsidRDefault="00B8416A" w:rsidP="00B8416A">
      <w:r>
        <w:t>}</w:t>
      </w:r>
    </w:p>
    <w:p w14:paraId="4E253EEB" w14:textId="77777777" w:rsidR="00B8416A" w:rsidRDefault="00B8416A" w:rsidP="00B8416A">
      <w:r>
        <w:t>/**************************************ADﾗｪｻｻﾗﾓｳﾌﾐ・**************************************/</w:t>
      </w:r>
    </w:p>
    <w:p w14:paraId="05EB8F46" w14:textId="77777777" w:rsidR="00B8416A" w:rsidRDefault="00B8416A" w:rsidP="00B8416A">
      <w:r>
        <w:t>/*************************************ｵ扈惞ﾘﾖﾆﾗﾓｳﾌﾐ・*************************************/</w:t>
      </w:r>
    </w:p>
    <w:p w14:paraId="38E41200" w14:textId="77777777" w:rsidR="00B8416A" w:rsidRDefault="00B8416A" w:rsidP="00B8416A">
      <w:r>
        <w:t>/***********************24usﾍ｣ﾖｹ｣ｬﾗ鋗ﾋﾐﾐﾗｴﾌｬ,long=65us,int=35us*************************/</w:t>
      </w:r>
    </w:p>
    <w:p w14:paraId="20934BDD" w14:textId="77777777" w:rsidR="00B8416A" w:rsidRDefault="00B8416A" w:rsidP="00B8416A">
      <w:r>
        <w:t>/*****************************************************************************************/</w:t>
      </w:r>
    </w:p>
    <w:p w14:paraId="4DD22A29" w14:textId="77777777" w:rsidR="00B8416A" w:rsidRDefault="00B8416A" w:rsidP="00B8416A">
      <w:r>
        <w:t>void motor_control(void)</w:t>
      </w:r>
    </w:p>
    <w:p w14:paraId="12A84EAC" w14:textId="77777777" w:rsidR="00B8416A" w:rsidRDefault="00B8416A" w:rsidP="00B8416A">
      <w:r>
        <w:t>{</w:t>
      </w:r>
    </w:p>
    <w:p w14:paraId="5DDEE5EA" w14:textId="77777777" w:rsidR="00B8416A" w:rsidRDefault="00B8416A" w:rsidP="00B8416A"/>
    <w:p w14:paraId="4B271C25" w14:textId="77777777" w:rsidR="00B8416A" w:rsidRDefault="00B8416A" w:rsidP="00B8416A">
      <w:r>
        <w:tab/>
        <w:t>if(flag1.BIT.motor_running == 1)</w:t>
      </w:r>
    </w:p>
    <w:p w14:paraId="366FA4FD" w14:textId="77777777" w:rsidR="00B8416A" w:rsidRDefault="00B8416A" w:rsidP="00B8416A">
      <w:r>
        <w:tab/>
        <w:t>{</w:t>
      </w:r>
    </w:p>
    <w:p w14:paraId="741946D0" w14:textId="77777777" w:rsidR="00B8416A" w:rsidRDefault="00B8416A" w:rsidP="00B8416A">
      <w:r>
        <w:tab/>
      </w:r>
      <w:r>
        <w:tab/>
        <w:t>prev_deviation = last_deviation;</w:t>
      </w:r>
    </w:p>
    <w:p w14:paraId="08BE8FA7" w14:textId="77777777" w:rsidR="00B8416A" w:rsidRDefault="00B8416A" w:rsidP="00B8416A">
      <w:r>
        <w:lastRenderedPageBreak/>
        <w:tab/>
      </w:r>
      <w:r>
        <w:tab/>
        <w:t>last_deviation = tens_deviation;</w:t>
      </w:r>
    </w:p>
    <w:p w14:paraId="1199B756" w14:textId="77777777" w:rsidR="00B8416A" w:rsidRDefault="00B8416A" w:rsidP="00B8416A">
      <w:r>
        <w:tab/>
      </w:r>
      <w:r>
        <w:tab/>
        <w:t>tens_deviation = tens_temp - tens_desired;//ｵｱﾇｰﾎ・</w:t>
      </w:r>
    </w:p>
    <w:p w14:paraId="511B2486" w14:textId="77777777" w:rsidR="00B8416A" w:rsidRDefault="00B8416A" w:rsidP="00B8416A"/>
    <w:p w14:paraId="1955110F" w14:textId="77777777" w:rsidR="00B8416A" w:rsidRDefault="00B8416A" w:rsidP="00B8416A">
      <w:r>
        <w:tab/>
      </w:r>
      <w:r>
        <w:tab/>
        <w:t>/*if(rampup_timer != 0)</w:t>
      </w:r>
      <w:r>
        <w:tab/>
        <w:t>//for start, 10 sec, add tension</w:t>
      </w:r>
    </w:p>
    <w:p w14:paraId="6F7C20E5" w14:textId="77777777" w:rsidR="00B8416A" w:rsidRDefault="00B8416A" w:rsidP="00B8416A">
      <w:r>
        <w:tab/>
      </w:r>
      <w:r>
        <w:tab/>
        <w:t>{</w:t>
      </w:r>
    </w:p>
    <w:p w14:paraId="0806F718" w14:textId="77777777" w:rsidR="00B8416A" w:rsidRDefault="00B8416A" w:rsidP="00B8416A">
      <w:r>
        <w:tab/>
      </w:r>
      <w:r>
        <w:tab/>
      </w:r>
      <w:r>
        <w:tab/>
        <w:t>rampup_timer --;</w:t>
      </w:r>
    </w:p>
    <w:p w14:paraId="0E41F79D" w14:textId="77777777" w:rsidR="00B8416A" w:rsidRDefault="00B8416A" w:rsidP="00B8416A">
      <w:r>
        <w:tab/>
      </w:r>
      <w:r>
        <w:tab/>
      </w:r>
      <w:r>
        <w:tab/>
        <w:t>tens_deviation = tens_deviation -80;//ﾔﾓ10gﾕﾅﾁｦ</w:t>
      </w:r>
    </w:p>
    <w:p w14:paraId="13C4F5BD" w14:textId="77777777" w:rsidR="00B8416A" w:rsidRDefault="00B8416A" w:rsidP="00B8416A"/>
    <w:p w14:paraId="061413E1" w14:textId="77777777" w:rsidR="00B8416A" w:rsidRDefault="00B8416A" w:rsidP="00B8416A">
      <w:r>
        <w:tab/>
      </w:r>
      <w:r>
        <w:tab/>
      </w:r>
      <w:r>
        <w:tab/>
        <w:t xml:space="preserve">pwm_add = Kp * (tens_deviation - last_deviation); </w:t>
      </w:r>
    </w:p>
    <w:p w14:paraId="4B4B4567" w14:textId="77777777" w:rsidR="00B8416A" w:rsidRDefault="00B8416A" w:rsidP="00B8416A">
      <w:r>
        <w:tab/>
      </w:r>
      <w:r>
        <w:tab/>
        <w:t>}</w:t>
      </w:r>
    </w:p>
    <w:p w14:paraId="21B24FC5" w14:textId="77777777" w:rsidR="00B8416A" w:rsidRDefault="00B8416A" w:rsidP="00B8416A">
      <w:r>
        <w:tab/>
      </w:r>
      <w:r>
        <w:tab/>
        <w:t>else */</w:t>
      </w:r>
    </w:p>
    <w:p w14:paraId="50AAF9C1" w14:textId="77777777" w:rsidR="00B8416A" w:rsidRDefault="00B8416A" w:rsidP="00B8416A">
      <w:r>
        <w:t>/****************************20200321 updated**************************************/</w:t>
      </w:r>
    </w:p>
    <w:p w14:paraId="4A3C3C00" w14:textId="77777777" w:rsidR="00B8416A" w:rsidRDefault="00B8416A" w:rsidP="00B8416A">
      <w:r>
        <w:tab/>
      </w:r>
      <w:r>
        <w:tab/>
        <w:t>if(flag1.BIT.speed_drop == 1)</w:t>
      </w:r>
      <w:r>
        <w:tab/>
      </w:r>
      <w:r>
        <w:tab/>
        <w:t>// speed drop, 20200321</w:t>
      </w:r>
    </w:p>
    <w:p w14:paraId="03D6B282" w14:textId="77777777" w:rsidR="00B8416A" w:rsidRDefault="00B8416A" w:rsidP="00B8416A">
      <w:r>
        <w:tab/>
      </w:r>
      <w:r>
        <w:tab/>
        <w:t>{</w:t>
      </w:r>
    </w:p>
    <w:p w14:paraId="5E8AC4EB" w14:textId="77777777" w:rsidR="00B8416A" w:rsidRDefault="00B8416A" w:rsidP="00B8416A">
      <w:r>
        <w:tab/>
      </w:r>
      <w:r>
        <w:tab/>
      </w:r>
      <w:r>
        <w:tab/>
        <w:t>pwm_add = 0.06 * (tens_deviation - last_deviation) + Ki * tens_deviation + Kd * (tens_deviation + prev_deviation - 2 * last_deviation);;</w:t>
      </w:r>
    </w:p>
    <w:p w14:paraId="0CB16535" w14:textId="77777777" w:rsidR="00B8416A" w:rsidRDefault="00B8416A" w:rsidP="00B8416A">
      <w:r>
        <w:tab/>
      </w:r>
      <w:r>
        <w:tab/>
        <w:t>}</w:t>
      </w:r>
    </w:p>
    <w:p w14:paraId="0C846312" w14:textId="77777777" w:rsidR="00B8416A" w:rsidRDefault="00B8416A" w:rsidP="00B8416A">
      <w:r>
        <w:t>/**********************************************************************************/</w:t>
      </w:r>
    </w:p>
    <w:p w14:paraId="4DD96196" w14:textId="77777777" w:rsidR="00B8416A" w:rsidRDefault="00B8416A" w:rsidP="00B8416A">
      <w:r>
        <w:tab/>
      </w:r>
      <w:r>
        <w:tab/>
        <w:t>else if(flag1.BIT.special_start == 0)//normal running</w:t>
      </w:r>
    </w:p>
    <w:p w14:paraId="27818C3D" w14:textId="77777777" w:rsidR="00B8416A" w:rsidRDefault="00B8416A" w:rsidP="00B8416A">
      <w:r>
        <w:tab/>
      </w:r>
      <w:r>
        <w:tab/>
        <w:t>{</w:t>
      </w:r>
    </w:p>
    <w:p w14:paraId="2FEDC459" w14:textId="77777777" w:rsidR="00B8416A" w:rsidRDefault="00B8416A" w:rsidP="00B8416A">
      <w:r>
        <w:tab/>
      </w:r>
      <w:r>
        <w:tab/>
      </w:r>
      <w:r>
        <w:tab/>
        <w:t>/*************** step 1: find Kp *********************/</w:t>
      </w:r>
    </w:p>
    <w:p w14:paraId="4F92490C" w14:textId="77777777" w:rsidR="00B8416A" w:rsidRDefault="00B8416A" w:rsidP="00B8416A">
      <w:r>
        <w:tab/>
      </w:r>
      <w:r>
        <w:tab/>
      </w:r>
      <w:r>
        <w:tab/>
        <w:t>//1. set Kp = 0.03</w:t>
      </w:r>
    </w:p>
    <w:p w14:paraId="3A092C79" w14:textId="77777777" w:rsidR="00B8416A" w:rsidRDefault="00B8416A" w:rsidP="00B8416A">
      <w:r>
        <w:tab/>
      </w:r>
      <w:r>
        <w:tab/>
      </w:r>
      <w:r>
        <w:tab/>
        <w:t>//2. check tension, if shock, change Kp, 0.03-&gt;0.035-&gt;0.04 ....</w:t>
      </w:r>
    </w:p>
    <w:p w14:paraId="0CFBF301" w14:textId="77777777" w:rsidR="00B8416A" w:rsidRDefault="00B8416A" w:rsidP="00B8416A">
      <w:r>
        <w:tab/>
      </w:r>
      <w:r>
        <w:tab/>
      </w:r>
      <w:r>
        <w:tab/>
        <w:t>//3. If worse, change Kp, 0.03-&gt;0.025-&gt;0.02 ....</w:t>
      </w:r>
    </w:p>
    <w:p w14:paraId="38A6270F" w14:textId="77777777" w:rsidR="00B8416A" w:rsidRDefault="00B8416A" w:rsidP="00B8416A">
      <w:r>
        <w:tab/>
      </w:r>
      <w:r>
        <w:tab/>
      </w:r>
      <w:r>
        <w:tab/>
        <w:t>//find the best value</w:t>
      </w:r>
    </w:p>
    <w:p w14:paraId="59353F0B" w14:textId="77777777" w:rsidR="00B8416A" w:rsidRDefault="00B8416A" w:rsidP="00B8416A">
      <w:r>
        <w:tab/>
      </w:r>
      <w:r>
        <w:tab/>
      </w:r>
      <w:r>
        <w:tab/>
        <w:t>//pwm_add = Kp * (tens_deviation - last_deviation);</w:t>
      </w:r>
    </w:p>
    <w:p w14:paraId="6AC0659B" w14:textId="77777777" w:rsidR="00B8416A" w:rsidRDefault="00B8416A" w:rsidP="00B8416A"/>
    <w:p w14:paraId="7206D8A0" w14:textId="77777777" w:rsidR="00B8416A" w:rsidRDefault="00B8416A" w:rsidP="00B8416A">
      <w:r>
        <w:tab/>
      </w:r>
      <w:r>
        <w:tab/>
      </w:r>
      <w:r>
        <w:tab/>
        <w:t>/*************** step 2: find Ki *********************/</w:t>
      </w:r>
    </w:p>
    <w:p w14:paraId="0BB172DB" w14:textId="77777777" w:rsidR="00B8416A" w:rsidRDefault="00B8416A" w:rsidP="00B8416A">
      <w:r>
        <w:tab/>
      </w:r>
      <w:r>
        <w:tab/>
      </w:r>
      <w:r>
        <w:tab/>
        <w:t>//1. Commented-out the line 1480, add "//".</w:t>
      </w:r>
    </w:p>
    <w:p w14:paraId="318FF16F" w14:textId="77777777" w:rsidR="00B8416A" w:rsidRDefault="00B8416A" w:rsidP="00B8416A">
      <w:r>
        <w:tab/>
      </w:r>
      <w:r>
        <w:tab/>
      </w:r>
      <w:r>
        <w:tab/>
        <w:t>//2. Use the following line: Remove "//"</w:t>
      </w:r>
    </w:p>
    <w:p w14:paraId="7A2DF9CD" w14:textId="77777777" w:rsidR="00B8416A" w:rsidRDefault="00B8416A" w:rsidP="00B8416A"/>
    <w:p w14:paraId="50D51C71" w14:textId="77777777" w:rsidR="00B8416A" w:rsidRDefault="00B8416A" w:rsidP="00B8416A">
      <w:r>
        <w:tab/>
      </w:r>
      <w:r>
        <w:tab/>
      </w:r>
      <w:r>
        <w:tab/>
        <w:t>//pwm_add = Kp * (tens_deviation - last_deviation) + Ki * tens_deviation;</w:t>
      </w:r>
    </w:p>
    <w:p w14:paraId="1AB0F558" w14:textId="77777777" w:rsidR="00B8416A" w:rsidRDefault="00B8416A" w:rsidP="00B8416A"/>
    <w:p w14:paraId="11C0DFBA" w14:textId="77777777" w:rsidR="00B8416A" w:rsidRDefault="00B8416A" w:rsidP="00B8416A">
      <w:r>
        <w:tab/>
      </w:r>
      <w:r>
        <w:tab/>
      </w:r>
      <w:r>
        <w:tab/>
        <w:t>//3. Set Kp = 5/6(Kp), set Ki = 0.008</w:t>
      </w:r>
    </w:p>
    <w:p w14:paraId="2F53A33C" w14:textId="77777777" w:rsidR="00B8416A" w:rsidRDefault="00B8416A" w:rsidP="00B8416A">
      <w:r>
        <w:tab/>
      </w:r>
      <w:r>
        <w:tab/>
      </w:r>
      <w:r>
        <w:tab/>
        <w:t>//4. check tension, if shock, change Ki, 0.008-&gt;0.009-&gt;0.01 .....</w:t>
      </w:r>
    </w:p>
    <w:p w14:paraId="36AA0545" w14:textId="77777777" w:rsidR="00B8416A" w:rsidRDefault="00B8416A" w:rsidP="00B8416A">
      <w:r>
        <w:tab/>
      </w:r>
      <w:r>
        <w:tab/>
      </w:r>
      <w:r>
        <w:tab/>
        <w:t>//5. If worse, change Ki, 0.008-&gt;0.025-&gt;0.02 ....</w:t>
      </w:r>
    </w:p>
    <w:p w14:paraId="3399050E" w14:textId="77777777" w:rsidR="00B8416A" w:rsidRDefault="00B8416A" w:rsidP="00B8416A"/>
    <w:p w14:paraId="1063AD86" w14:textId="77777777" w:rsidR="00B8416A" w:rsidRDefault="00B8416A" w:rsidP="00B8416A">
      <w:r>
        <w:tab/>
      </w:r>
      <w:r>
        <w:tab/>
      </w:r>
      <w:r>
        <w:tab/>
        <w:t>/*************** step 3: find Kd *********************/</w:t>
      </w:r>
    </w:p>
    <w:p w14:paraId="5B04B370" w14:textId="77777777" w:rsidR="00B8416A" w:rsidRDefault="00B8416A" w:rsidP="00B8416A">
      <w:r>
        <w:lastRenderedPageBreak/>
        <w:tab/>
      </w:r>
      <w:r>
        <w:tab/>
      </w:r>
      <w:r>
        <w:tab/>
        <w:t>//1. Commented-out the line 1486, add "//".</w:t>
      </w:r>
    </w:p>
    <w:p w14:paraId="5E64ADA5" w14:textId="77777777" w:rsidR="00B8416A" w:rsidRDefault="00B8416A" w:rsidP="00B8416A">
      <w:r>
        <w:tab/>
      </w:r>
      <w:r>
        <w:tab/>
      </w:r>
      <w:r>
        <w:tab/>
        <w:t>//2. Use the following line: Remove "//"</w:t>
      </w:r>
    </w:p>
    <w:p w14:paraId="57668A9A" w14:textId="77777777" w:rsidR="00B8416A" w:rsidRDefault="00B8416A" w:rsidP="00B8416A"/>
    <w:p w14:paraId="13E012DC" w14:textId="77777777" w:rsidR="00B8416A" w:rsidRDefault="00B8416A" w:rsidP="00B8416A">
      <w:r>
        <w:tab/>
      </w:r>
      <w:r>
        <w:tab/>
      </w:r>
      <w:r>
        <w:tab/>
        <w:t>pwm_add = Kp * (tens_deviation - last_deviation) + Ki * tens_deviation + Kd * (tens_deviation + prev_deviation - 2 * last_deviation);</w:t>
      </w:r>
    </w:p>
    <w:p w14:paraId="16403E64" w14:textId="77777777" w:rsidR="00B8416A" w:rsidRDefault="00B8416A" w:rsidP="00B8416A"/>
    <w:p w14:paraId="39A64C35" w14:textId="77777777" w:rsidR="00B8416A" w:rsidRDefault="00B8416A" w:rsidP="00B8416A">
      <w:r>
        <w:tab/>
      </w:r>
      <w:r>
        <w:tab/>
      </w:r>
      <w:r>
        <w:tab/>
        <w:t>//3. Set Kd=0.011</w:t>
      </w:r>
    </w:p>
    <w:p w14:paraId="3BC66AD7" w14:textId="77777777" w:rsidR="00B8416A" w:rsidRDefault="00B8416A" w:rsidP="00B8416A">
      <w:r>
        <w:tab/>
      </w:r>
      <w:r>
        <w:tab/>
      </w:r>
      <w:r>
        <w:tab/>
        <w:t>//4. check tension, if shock, change Kd, 0.011-&gt;0.012-&gt;0.013 .....</w:t>
      </w:r>
    </w:p>
    <w:p w14:paraId="45FD8EED" w14:textId="77777777" w:rsidR="00B8416A" w:rsidRDefault="00B8416A" w:rsidP="00B8416A">
      <w:r>
        <w:tab/>
      </w:r>
      <w:r>
        <w:tab/>
      </w:r>
      <w:r>
        <w:tab/>
        <w:t xml:space="preserve">//5. If worse, change Kd, 0.011-&gt;0.010-&gt;0.009 .... </w:t>
      </w:r>
    </w:p>
    <w:p w14:paraId="2B60E541" w14:textId="77777777" w:rsidR="00B8416A" w:rsidRDefault="00B8416A" w:rsidP="00B8416A"/>
    <w:p w14:paraId="3F47A935" w14:textId="77777777" w:rsidR="00B8416A" w:rsidRDefault="00B8416A" w:rsidP="00B8416A">
      <w:r>
        <w:tab/>
      </w:r>
      <w:r>
        <w:tab/>
        <w:t>}</w:t>
      </w:r>
    </w:p>
    <w:p w14:paraId="3B3331BE" w14:textId="77777777" w:rsidR="00B8416A" w:rsidRDefault="00B8416A" w:rsidP="00B8416A">
      <w:r>
        <w:tab/>
      </w:r>
      <w:r>
        <w:tab/>
        <w:t>else//filling running</w:t>
      </w:r>
    </w:p>
    <w:p w14:paraId="3608178C" w14:textId="77777777" w:rsidR="00B8416A" w:rsidRDefault="00B8416A" w:rsidP="00B8416A">
      <w:r>
        <w:tab/>
      </w:r>
      <w:r>
        <w:tab/>
        <w:t>{</w:t>
      </w:r>
    </w:p>
    <w:p w14:paraId="6F7C214F" w14:textId="77777777" w:rsidR="00B8416A" w:rsidRDefault="00B8416A" w:rsidP="00B8416A">
      <w:r>
        <w:tab/>
      </w:r>
      <w:r>
        <w:tab/>
      </w:r>
      <w:r>
        <w:tab/>
        <w:t>tens_deviation = tens_deviation + tens_add;//add tension compensation, calculated by last 10 sec</w:t>
      </w:r>
    </w:p>
    <w:p w14:paraId="0816D089" w14:textId="77777777" w:rsidR="00B8416A" w:rsidRDefault="00B8416A" w:rsidP="00B8416A">
      <w:r>
        <w:tab/>
      </w:r>
      <w:r>
        <w:tab/>
      </w:r>
      <w:r>
        <w:tab/>
        <w:t>tens_comp = tens_temp - tens_desired;</w:t>
      </w:r>
    </w:p>
    <w:p w14:paraId="6E4ABC8F" w14:textId="77777777" w:rsidR="00B8416A" w:rsidRDefault="00B8416A" w:rsidP="00B8416A">
      <w:r>
        <w:tab/>
      </w:r>
      <w:r>
        <w:tab/>
      </w:r>
      <w:r>
        <w:tab/>
        <w:t>//PI control</w:t>
      </w:r>
    </w:p>
    <w:p w14:paraId="44309AE8" w14:textId="77777777" w:rsidR="00B8416A" w:rsidRDefault="00B8416A" w:rsidP="00B8416A">
      <w:r>
        <w:tab/>
      </w:r>
      <w:r>
        <w:tab/>
      </w:r>
      <w:r>
        <w:tab/>
        <w:t>//pwm_add = Kp * (tens_deviation - last_deviation) + Ki * tens_deviation;</w:t>
      </w:r>
    </w:p>
    <w:p w14:paraId="17B391EC" w14:textId="77777777" w:rsidR="00B8416A" w:rsidRDefault="00B8416A" w:rsidP="00B8416A">
      <w:r>
        <w:tab/>
      </w:r>
      <w:r>
        <w:tab/>
      </w:r>
      <w:r>
        <w:tab/>
        <w:t>//PID control</w:t>
      </w:r>
    </w:p>
    <w:p w14:paraId="5EF1C3D4" w14:textId="77777777" w:rsidR="00B8416A" w:rsidRDefault="00B8416A" w:rsidP="00B8416A">
      <w:r>
        <w:tab/>
      </w:r>
      <w:r>
        <w:tab/>
      </w:r>
      <w:r>
        <w:tab/>
        <w:t>pwm_add = Kp * (tens_deviation - last_deviation) + Ki * tens_deviation + Kd * (tens_deviation + prev_deviation - 2 * last_deviation);</w:t>
      </w:r>
    </w:p>
    <w:p w14:paraId="7BF28596" w14:textId="77777777" w:rsidR="00B8416A" w:rsidRDefault="00B8416A" w:rsidP="00B8416A">
      <w:r>
        <w:tab/>
      </w:r>
      <w:r>
        <w:tab/>
      </w:r>
      <w:r>
        <w:tab/>
        <w:t>//please replace Kp by 0.029, or replace Ki by 0.00025;  or replace Kd by 0.011;..</w:t>
      </w:r>
    </w:p>
    <w:p w14:paraId="21FBC913" w14:textId="77777777" w:rsidR="00B8416A" w:rsidRDefault="00B8416A" w:rsidP="00B8416A">
      <w:r>
        <w:tab/>
      </w:r>
      <w:r>
        <w:tab/>
        <w:t>}</w:t>
      </w:r>
    </w:p>
    <w:p w14:paraId="535DA1DD" w14:textId="77777777" w:rsidR="00B8416A" w:rsidRDefault="00B8416A" w:rsidP="00B8416A"/>
    <w:p w14:paraId="4A176B75" w14:textId="77777777" w:rsidR="00B8416A" w:rsidRDefault="00B8416A" w:rsidP="00B8416A">
      <w:r>
        <w:tab/>
      </w:r>
      <w:r>
        <w:tab/>
        <w:t>pwm_out_temp = pwm_out_temp + pwm_add;</w:t>
      </w:r>
    </w:p>
    <w:p w14:paraId="7F824EFA" w14:textId="77777777" w:rsidR="00B8416A" w:rsidRDefault="00B8416A" w:rsidP="00B8416A">
      <w:r>
        <w:tab/>
      </w:r>
      <w:r>
        <w:tab/>
        <w:t>//pwm_out = (int)pwm_out_temp;</w:t>
      </w:r>
    </w:p>
    <w:p w14:paraId="451CC71A" w14:textId="77777777" w:rsidR="00B8416A" w:rsidRDefault="00B8416A" w:rsidP="00B8416A">
      <w:r>
        <w:tab/>
      </w:r>
      <w:r>
        <w:tab/>
        <w:t>//pwm_out = (int)(pwm_out_temp / pid_scale);</w:t>
      </w:r>
    </w:p>
    <w:p w14:paraId="7C0F1B11" w14:textId="77777777" w:rsidR="00B8416A" w:rsidRDefault="00B8416A" w:rsidP="00B8416A"/>
    <w:p w14:paraId="6A8E4738" w14:textId="77777777" w:rsidR="00B8416A" w:rsidRDefault="00B8416A" w:rsidP="00B8416A">
      <w:r>
        <w:tab/>
      </w:r>
      <w:r>
        <w:tab/>
        <w:t>if(pwm_out_temp &lt;= 0)</w:t>
      </w:r>
    </w:p>
    <w:p w14:paraId="6F4F2CD9" w14:textId="77777777" w:rsidR="00B8416A" w:rsidRDefault="00B8416A" w:rsidP="00B8416A">
      <w:r>
        <w:tab/>
      </w:r>
      <w:r>
        <w:tab/>
        <w:t>{</w:t>
      </w:r>
    </w:p>
    <w:p w14:paraId="4B786430" w14:textId="77777777" w:rsidR="00B8416A" w:rsidRDefault="00B8416A" w:rsidP="00B8416A">
      <w:r>
        <w:tab/>
      </w:r>
      <w:r>
        <w:tab/>
        <w:t>//</w:t>
      </w:r>
      <w:r>
        <w:tab/>
        <w:t>pwm_out = 0;</w:t>
      </w:r>
    </w:p>
    <w:p w14:paraId="64A859E1" w14:textId="77777777" w:rsidR="00B8416A" w:rsidRDefault="00B8416A" w:rsidP="00B8416A">
      <w:r>
        <w:tab/>
      </w:r>
      <w:r>
        <w:tab/>
      </w:r>
      <w:r>
        <w:tab/>
        <w:t>pwm_out_temp = 0;</w:t>
      </w:r>
    </w:p>
    <w:p w14:paraId="298D01C7" w14:textId="77777777" w:rsidR="00B8416A" w:rsidRDefault="00B8416A" w:rsidP="00B8416A">
      <w:r>
        <w:tab/>
      </w:r>
      <w:r>
        <w:tab/>
        <w:t>}</w:t>
      </w:r>
    </w:p>
    <w:p w14:paraId="2189FE7F" w14:textId="77777777" w:rsidR="00B8416A" w:rsidRDefault="00B8416A" w:rsidP="00B8416A">
      <w:r>
        <w:tab/>
      </w:r>
      <w:r>
        <w:tab/>
        <w:t>else if(pwm_out_temp&gt;0 &amp;&amp; pwm_out_temp&lt;80)</w:t>
      </w:r>
    </w:p>
    <w:p w14:paraId="45F50163" w14:textId="77777777" w:rsidR="00B8416A" w:rsidRDefault="00B8416A" w:rsidP="00B8416A">
      <w:r>
        <w:t xml:space="preserve">        {</w:t>
      </w:r>
    </w:p>
    <w:p w14:paraId="63431618" w14:textId="77777777" w:rsidR="00B8416A" w:rsidRDefault="00B8416A" w:rsidP="00B8416A">
      <w:r>
        <w:t xml:space="preserve">            //pwm_out=80;</w:t>
      </w:r>
    </w:p>
    <w:p w14:paraId="1FB37C79" w14:textId="77777777" w:rsidR="00B8416A" w:rsidRDefault="00B8416A" w:rsidP="00B8416A">
      <w:r>
        <w:tab/>
      </w:r>
      <w:r>
        <w:tab/>
      </w:r>
      <w:r>
        <w:tab/>
        <w:t>pwm_out_temp = 80;</w:t>
      </w:r>
    </w:p>
    <w:p w14:paraId="43BAFB0F" w14:textId="77777777" w:rsidR="00B8416A" w:rsidRDefault="00B8416A" w:rsidP="00B8416A">
      <w:r>
        <w:t xml:space="preserve">        }</w:t>
      </w:r>
    </w:p>
    <w:p w14:paraId="773E44C3" w14:textId="77777777" w:rsidR="00B8416A" w:rsidRDefault="00B8416A" w:rsidP="00B8416A">
      <w:r>
        <w:lastRenderedPageBreak/>
        <w:t xml:space="preserve">        else if(pwm_out_temp&gt;500)</w:t>
      </w:r>
    </w:p>
    <w:p w14:paraId="2AE0F6A2" w14:textId="77777777" w:rsidR="00B8416A" w:rsidRDefault="00B8416A" w:rsidP="00B8416A">
      <w:r>
        <w:t xml:space="preserve">        {</w:t>
      </w:r>
    </w:p>
    <w:p w14:paraId="13628031" w14:textId="77777777" w:rsidR="00B8416A" w:rsidRDefault="00B8416A" w:rsidP="00B8416A">
      <w:r>
        <w:t xml:space="preserve">            pwm_out_temp=500;</w:t>
      </w:r>
    </w:p>
    <w:p w14:paraId="44DC9B63" w14:textId="77777777" w:rsidR="00B8416A" w:rsidRDefault="00B8416A" w:rsidP="00B8416A">
      <w:r>
        <w:t xml:space="preserve">        }</w:t>
      </w:r>
    </w:p>
    <w:p w14:paraId="5E41F8A9" w14:textId="77777777" w:rsidR="00B8416A" w:rsidRDefault="00B8416A" w:rsidP="00B8416A"/>
    <w:p w14:paraId="23ED411D" w14:textId="77777777" w:rsidR="00B8416A" w:rsidRDefault="00B8416A" w:rsidP="00B8416A">
      <w:r>
        <w:tab/>
        <w:t>}</w:t>
      </w:r>
    </w:p>
    <w:p w14:paraId="5FE7C794" w14:textId="77777777" w:rsidR="00B8416A" w:rsidRDefault="00B8416A" w:rsidP="00B8416A">
      <w:r>
        <w:tab/>
        <w:t>//else if(stop_delay != 0) //ﾐ｡ﾓﾚ5ｿﾋ｣ｬｿｪﾊｼﾖﾆｶｯｼﾆﾊ</w:t>
      </w:r>
    </w:p>
    <w:p w14:paraId="59E074FF" w14:textId="77777777" w:rsidR="00B8416A" w:rsidRDefault="00B8416A" w:rsidP="00B8416A">
      <w:r>
        <w:tab/>
        <w:t>//{</w:t>
      </w:r>
    </w:p>
    <w:p w14:paraId="12F53A9F" w14:textId="77777777" w:rsidR="00B8416A" w:rsidRDefault="00B8416A" w:rsidP="00B8416A">
      <w:r>
        <w:tab/>
      </w:r>
      <w:r>
        <w:tab/>
        <w:t>//stop_delay--;</w:t>
      </w:r>
    </w:p>
    <w:p w14:paraId="64D6B363" w14:textId="77777777" w:rsidR="00B8416A" w:rsidRDefault="00B8416A" w:rsidP="00B8416A">
      <w:r>
        <w:tab/>
      </w:r>
      <w:r>
        <w:tab/>
        <w:t>//flag1.BIT.brake = 1;</w:t>
      </w:r>
      <w:r>
        <w:tab/>
      </w:r>
      <w:r>
        <w:tab/>
      </w:r>
    </w:p>
    <w:p w14:paraId="1BACBDB3" w14:textId="77777777" w:rsidR="00B8416A" w:rsidRDefault="00B8416A" w:rsidP="00B8416A">
      <w:r>
        <w:tab/>
        <w:t>//}</w:t>
      </w:r>
    </w:p>
    <w:p w14:paraId="4CF6429C" w14:textId="77777777" w:rsidR="00B8416A" w:rsidRDefault="00B8416A" w:rsidP="00B8416A">
      <w:r>
        <w:tab/>
        <w:t>else</w:t>
      </w:r>
    </w:p>
    <w:p w14:paraId="1E66388F" w14:textId="77777777" w:rsidR="00B8416A" w:rsidRDefault="00B8416A" w:rsidP="00B8416A">
      <w:r>
        <w:tab/>
        <w:t>{</w:t>
      </w:r>
    </w:p>
    <w:p w14:paraId="52949047" w14:textId="77777777" w:rsidR="00B8416A" w:rsidRDefault="00B8416A" w:rsidP="00B8416A">
      <w:r>
        <w:tab/>
      </w:r>
      <w:r>
        <w:tab/>
        <w:t>//flag1.BIT.brake = 0;</w:t>
      </w:r>
    </w:p>
    <w:p w14:paraId="286FD4D4" w14:textId="77777777" w:rsidR="00B8416A" w:rsidRDefault="00B8416A" w:rsidP="00B8416A">
      <w:r>
        <w:tab/>
      </w:r>
      <w:r>
        <w:tab/>
        <w:t>pwm_out_temp = 0;</w:t>
      </w:r>
    </w:p>
    <w:p w14:paraId="6544851B" w14:textId="77777777" w:rsidR="00B8416A" w:rsidRDefault="00B8416A" w:rsidP="00B8416A">
      <w:r>
        <w:tab/>
      </w:r>
      <w:r>
        <w:tab/>
        <w:t>pwm_out = 0;</w:t>
      </w:r>
    </w:p>
    <w:p w14:paraId="10B35093" w14:textId="77777777" w:rsidR="00B8416A" w:rsidRDefault="00B8416A" w:rsidP="00B8416A">
      <w:r>
        <w:tab/>
        <w:t>}</w:t>
      </w:r>
    </w:p>
    <w:p w14:paraId="4A26E33B" w14:textId="77777777" w:rsidR="00B8416A" w:rsidRDefault="00B8416A" w:rsidP="00B8416A"/>
    <w:p w14:paraId="50E82161" w14:textId="77777777" w:rsidR="00B8416A" w:rsidRDefault="00B8416A" w:rsidP="00B8416A">
      <w:r>
        <w:tab/>
        <w:t>if(tens_temp &lt; 35) //tension &lt;5g, brake timing</w:t>
      </w:r>
    </w:p>
    <w:p w14:paraId="745562FF" w14:textId="77777777" w:rsidR="00B8416A" w:rsidRDefault="00B8416A" w:rsidP="00B8416A">
      <w:r>
        <w:tab/>
        <w:t>{</w:t>
      </w:r>
    </w:p>
    <w:p w14:paraId="0AC3CBE6" w14:textId="77777777" w:rsidR="00B8416A" w:rsidRDefault="00B8416A" w:rsidP="00B8416A">
      <w:r>
        <w:tab/>
      </w:r>
      <w:r>
        <w:tab/>
        <w:t>if(stop_delay != 0)</w:t>
      </w:r>
    </w:p>
    <w:p w14:paraId="1471E264" w14:textId="77777777" w:rsidR="00B8416A" w:rsidRDefault="00B8416A" w:rsidP="00B8416A">
      <w:r>
        <w:tab/>
      </w:r>
      <w:r>
        <w:tab/>
        <w:t>{stop_delay--;}</w:t>
      </w:r>
    </w:p>
    <w:p w14:paraId="7006D3C4" w14:textId="77777777" w:rsidR="00B8416A" w:rsidRDefault="00B8416A" w:rsidP="00B8416A">
      <w:r>
        <w:tab/>
      </w:r>
      <w:r>
        <w:tab/>
        <w:t>else</w:t>
      </w:r>
    </w:p>
    <w:p w14:paraId="50F7044F" w14:textId="77777777" w:rsidR="00B8416A" w:rsidRDefault="00B8416A" w:rsidP="00B8416A">
      <w:r>
        <w:tab/>
      </w:r>
      <w:r>
        <w:tab/>
        <w:t>{</w:t>
      </w:r>
    </w:p>
    <w:p w14:paraId="2F6D1927" w14:textId="77777777" w:rsidR="00B8416A" w:rsidRDefault="00B8416A" w:rsidP="00B8416A">
      <w:r>
        <w:tab/>
      </w:r>
      <w:r>
        <w:tab/>
      </w:r>
      <w:r>
        <w:tab/>
        <w:t>pwm_out_temp = 0;</w:t>
      </w:r>
    </w:p>
    <w:p w14:paraId="076AA777" w14:textId="77777777" w:rsidR="00B8416A" w:rsidRDefault="00B8416A" w:rsidP="00B8416A">
      <w:r>
        <w:tab/>
      </w:r>
      <w:r>
        <w:tab/>
      </w:r>
      <w:r>
        <w:tab/>
        <w:t>pwm_out = 0;</w:t>
      </w:r>
      <w:r>
        <w:tab/>
      </w:r>
      <w:r>
        <w:tab/>
      </w:r>
    </w:p>
    <w:p w14:paraId="21A73FD9" w14:textId="77777777" w:rsidR="00B8416A" w:rsidRDefault="00B8416A" w:rsidP="00B8416A">
      <w:r>
        <w:tab/>
      </w:r>
      <w:r>
        <w:tab/>
        <w:t>}</w:t>
      </w:r>
    </w:p>
    <w:p w14:paraId="2849237A" w14:textId="77777777" w:rsidR="00B8416A" w:rsidRDefault="00B8416A" w:rsidP="00B8416A">
      <w:r>
        <w:tab/>
        <w:t>}</w:t>
      </w:r>
    </w:p>
    <w:p w14:paraId="18E2C947" w14:textId="77777777" w:rsidR="00B8416A" w:rsidRDefault="00B8416A" w:rsidP="00B8416A">
      <w:r>
        <w:tab/>
        <w:t>else</w:t>
      </w:r>
    </w:p>
    <w:p w14:paraId="4F5066FC" w14:textId="10B16BE3" w:rsidR="00B8416A" w:rsidRDefault="00B8416A" w:rsidP="00B8416A">
      <w:r>
        <w:tab/>
        <w:t>{stop_delay=</w:t>
      </w:r>
      <w:del w:id="99" w:author="勤 荘田" w:date="2023-06-13T10:57:00Z">
        <w:r w:rsidR="00D82224">
          <w:delText>1000</w:delText>
        </w:r>
      </w:del>
      <w:ins w:id="100" w:author="勤 荘田" w:date="2023-06-13T10:57:00Z">
        <w:r>
          <w:t>50</w:t>
        </w:r>
      </w:ins>
      <w:r>
        <w:t>;} //timing=</w:t>
      </w:r>
      <w:del w:id="101" w:author="勤 荘田" w:date="2023-06-13T10:57:00Z">
        <w:r w:rsidR="00D82224">
          <w:delText>500ms</w:delText>
        </w:r>
      </w:del>
      <w:ins w:id="102" w:author="勤 荘田" w:date="2023-06-13T10:57:00Z">
        <w:r>
          <w:t>25ms</w:t>
        </w:r>
      </w:ins>
      <w:r>
        <w:t xml:space="preserve">(500us x </w:t>
      </w:r>
      <w:del w:id="103" w:author="勤 荘田" w:date="2023-06-13T10:57:00Z">
        <w:r w:rsidR="00D82224">
          <w:delText>1000</w:delText>
        </w:r>
      </w:del>
      <w:ins w:id="104" w:author="勤 荘田" w:date="2023-06-13T10:57:00Z">
        <w:r>
          <w:t>50</w:t>
        </w:r>
      </w:ins>
      <w:r>
        <w:t>)</w:t>
      </w:r>
    </w:p>
    <w:p w14:paraId="5A8BA23E" w14:textId="77777777" w:rsidR="00B8416A" w:rsidRDefault="00B8416A" w:rsidP="00B8416A"/>
    <w:p w14:paraId="39DC166A" w14:textId="77777777" w:rsidR="00B8416A" w:rsidRDefault="00B8416A" w:rsidP="00B8416A"/>
    <w:p w14:paraId="4B54BDF1" w14:textId="77777777" w:rsidR="00B8416A" w:rsidRDefault="00B8416A" w:rsidP="00B8416A">
      <w:r>
        <w:t>//pwm_out=500;</w:t>
      </w:r>
    </w:p>
    <w:p w14:paraId="0D07B3CD" w14:textId="77777777" w:rsidR="00B8416A" w:rsidRDefault="00B8416A" w:rsidP="00B8416A">
      <w:r>
        <w:tab/>
        <w:t>pwm_vol = (int)pwm_out_temp;</w:t>
      </w:r>
    </w:p>
    <w:p w14:paraId="7B896C80" w14:textId="77777777" w:rsidR="00B8416A" w:rsidRDefault="00B8416A" w:rsidP="00B8416A">
      <w:r>
        <w:tab/>
        <w:t>//pwm_vol = tens_temp;</w:t>
      </w:r>
    </w:p>
    <w:p w14:paraId="62147112" w14:textId="77777777" w:rsidR="00B8416A" w:rsidRDefault="00B8416A" w:rsidP="00B8416A">
      <w:r>
        <w:t>}</w:t>
      </w:r>
    </w:p>
    <w:p w14:paraId="4542A212" w14:textId="77777777" w:rsidR="00B8416A" w:rsidRDefault="00B8416A" w:rsidP="00B8416A">
      <w:r>
        <w:t>/**********************************************************************/</w:t>
      </w:r>
    </w:p>
    <w:p w14:paraId="285060E9" w14:textId="77777777" w:rsidR="00B8416A" w:rsidRDefault="00B8416A" w:rsidP="00B8416A">
      <w:r>
        <w:t>/**********************************************************************/</w:t>
      </w:r>
    </w:p>
    <w:p w14:paraId="2EA2925A" w14:textId="77777777" w:rsidR="00B8416A" w:rsidRDefault="00B8416A" w:rsidP="00B8416A">
      <w:r>
        <w:lastRenderedPageBreak/>
        <w:t>/**********************************************************************/</w:t>
      </w:r>
    </w:p>
    <w:p w14:paraId="2DD55A04" w14:textId="77777777" w:rsidR="00B8416A" w:rsidRDefault="00B8416A" w:rsidP="00B8416A">
      <w:r>
        <w:t>/********************END***********************************************/</w:t>
      </w:r>
    </w:p>
    <w:p w14:paraId="6CEB24B1" w14:textId="77777777" w:rsidR="00B8416A" w:rsidRDefault="00B8416A" w:rsidP="00B8416A">
      <w:r>
        <w:t>/**********************************************************************/</w:t>
      </w:r>
    </w:p>
    <w:p w14:paraId="13EB80F5" w14:textId="77777777" w:rsidR="00B8416A" w:rsidRDefault="00B8416A" w:rsidP="00B8416A">
      <w:r>
        <w:t>/**********************************************************************/</w:t>
      </w:r>
    </w:p>
    <w:p w14:paraId="4CBEE4C9" w14:textId="77777777" w:rsidR="00B8416A" w:rsidRDefault="00B8416A" w:rsidP="00B8416A">
      <w:r>
        <w:t>/**************************************************/</w:t>
      </w:r>
    </w:p>
    <w:p w14:paraId="525BCC2F" w14:textId="77777777" w:rsidR="00B8416A" w:rsidRDefault="00B8416A" w:rsidP="00B8416A">
      <w:r>
        <w:t>/* ﾑﾓﾊｱﾗﾓｳﾌﾐ・*/</w:t>
      </w:r>
    </w:p>
    <w:p w14:paraId="26B506C2" w14:textId="77777777" w:rsidR="00B8416A" w:rsidRDefault="00B8416A" w:rsidP="00B8416A">
      <w:r>
        <w:t>/**************************************************/</w:t>
      </w:r>
    </w:p>
    <w:p w14:paraId="09D11899" w14:textId="77777777" w:rsidR="00B8416A" w:rsidRDefault="00B8416A" w:rsidP="00B8416A">
      <w:r>
        <w:t>void Delay(unsigned int DelayTime)</w:t>
      </w:r>
    </w:p>
    <w:p w14:paraId="35A94A13" w14:textId="77777777" w:rsidR="00B8416A" w:rsidRDefault="00B8416A" w:rsidP="00B8416A">
      <w:r>
        <w:t>{</w:t>
      </w:r>
    </w:p>
    <w:p w14:paraId="3A8B7FFD" w14:textId="77777777" w:rsidR="00B8416A" w:rsidRDefault="00B8416A" w:rsidP="00B8416A">
      <w:r>
        <w:tab/>
        <w:t>while(DelayTime--);</w:t>
      </w:r>
    </w:p>
    <w:p w14:paraId="14B9D286" w14:textId="77777777" w:rsidR="00B8416A" w:rsidRDefault="00B8416A" w:rsidP="00B8416A">
      <w:r>
        <w:t>}</w:t>
      </w:r>
    </w:p>
    <w:p w14:paraId="37CE0857" w14:textId="77777777" w:rsidR="00B8416A" w:rsidRDefault="00B8416A" w:rsidP="00B8416A">
      <w:r>
        <w:t>/**************************************ﾊｾﾝｱｸｷﾝｺｯﾊ****************************************/</w:t>
      </w:r>
    </w:p>
    <w:p w14:paraId="7622CB24" w14:textId="77777777" w:rsidR="00B8416A" w:rsidRDefault="00B8416A" w:rsidP="00B8416A">
      <w:r>
        <w:t>/******************************************************************************************/</w:t>
      </w:r>
    </w:p>
    <w:p w14:paraId="2FD8269B" w14:textId="77777777" w:rsidR="00B8416A" w:rsidRDefault="00B8416A" w:rsidP="00B8416A">
      <w:r>
        <w:t>void data_backup1(void)</w:t>
      </w:r>
    </w:p>
    <w:p w14:paraId="124DCBF9" w14:textId="77777777" w:rsidR="00B8416A" w:rsidRDefault="00B8416A" w:rsidP="00B8416A">
      <w:r>
        <w:t>{</w:t>
      </w:r>
    </w:p>
    <w:p w14:paraId="4D96C3C2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2BE0BB13" w14:textId="77777777" w:rsidR="00B8416A" w:rsidRDefault="00B8416A" w:rsidP="00B8416A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67759A52" w14:textId="77777777" w:rsidR="00B8416A" w:rsidRDefault="00B8416A" w:rsidP="00B8416A">
      <w:r>
        <w:tab/>
        <w:t>WriteI2C(0xA0);</w:t>
      </w:r>
      <w:r>
        <w:tab/>
      </w:r>
      <w:r>
        <w:tab/>
      </w:r>
      <w:r>
        <w:tab/>
        <w:t>//Write Control byte</w:t>
      </w:r>
    </w:p>
    <w:p w14:paraId="25AE3480" w14:textId="77777777" w:rsidR="00B8416A" w:rsidRDefault="00B8416A" w:rsidP="00B8416A">
      <w:r>
        <w:tab/>
        <w:t>IdleI2C();</w:t>
      </w:r>
    </w:p>
    <w:p w14:paraId="2720DDE1" w14:textId="77777777" w:rsidR="00B8416A" w:rsidRDefault="00B8416A" w:rsidP="00B8416A">
      <w:r>
        <w:tab/>
        <w:t>//ErrorCode = ACKStatus();</w:t>
      </w:r>
      <w:r>
        <w:tab/>
      </w:r>
      <w:r>
        <w:tab/>
        <w:t>//Return ACK Status</w:t>
      </w:r>
    </w:p>
    <w:p w14:paraId="32ECD03D" w14:textId="77777777" w:rsidR="00B8416A" w:rsidRDefault="00B8416A" w:rsidP="00B8416A">
      <w:r>
        <w:tab/>
        <w:t>WriteI2C(0x00);</w:t>
      </w:r>
      <w:r>
        <w:tab/>
      </w:r>
      <w:r>
        <w:tab/>
      </w:r>
      <w:r>
        <w:tab/>
      </w:r>
      <w:r>
        <w:tab/>
        <w:t>//Write Low Address</w:t>
      </w:r>
    </w:p>
    <w:p w14:paraId="41FD8349" w14:textId="77777777" w:rsidR="00B8416A" w:rsidRDefault="00B8416A" w:rsidP="00B8416A">
      <w:r>
        <w:tab/>
        <w:t>IdleI2C();</w:t>
      </w:r>
    </w:p>
    <w:p w14:paraId="35A25A2B" w14:textId="77777777" w:rsidR="00B8416A" w:rsidRDefault="00B8416A" w:rsidP="00B8416A">
      <w:r>
        <w:tab/>
        <w:t>//ErrorCode = ACKStatus();</w:t>
      </w:r>
      <w:r>
        <w:tab/>
      </w:r>
      <w:r>
        <w:tab/>
        <w:t>//Return ACK Status</w:t>
      </w:r>
    </w:p>
    <w:p w14:paraId="3069E483" w14:textId="77777777" w:rsidR="00B8416A" w:rsidRDefault="00B8416A" w:rsidP="00B8416A"/>
    <w:p w14:paraId="6970349A" w14:textId="77777777" w:rsidR="00B8416A" w:rsidRDefault="00B8416A" w:rsidP="00B8416A">
      <w:r>
        <w:tab/>
        <w:t>WriteI2C(settens);</w:t>
      </w:r>
      <w:r>
        <w:tab/>
      </w:r>
      <w:r>
        <w:tab/>
      </w:r>
      <w:r>
        <w:tab/>
      </w:r>
      <w:r>
        <w:tab/>
      </w:r>
      <w:r>
        <w:tab/>
        <w:t>//Write Data, address 0</w:t>
      </w:r>
    </w:p>
    <w:p w14:paraId="109EEEEF" w14:textId="77777777" w:rsidR="00B8416A" w:rsidRDefault="00B8416A" w:rsidP="00B8416A">
      <w:r>
        <w:tab/>
        <w:t>IdleI2C();</w:t>
      </w:r>
    </w:p>
    <w:p w14:paraId="3C410B62" w14:textId="77777777" w:rsidR="00B8416A" w:rsidRDefault="00B8416A" w:rsidP="00B8416A">
      <w:r>
        <w:tab/>
        <w:t>WriteI2C(len_1[0]);</w:t>
      </w:r>
      <w:r>
        <w:tab/>
      </w:r>
      <w:r>
        <w:tab/>
      </w:r>
      <w:r>
        <w:tab/>
      </w:r>
      <w:r>
        <w:tab/>
      </w:r>
      <w:r>
        <w:tab/>
        <w:t>//Write Data, address 01</w:t>
      </w:r>
    </w:p>
    <w:p w14:paraId="265E9029" w14:textId="77777777" w:rsidR="00B8416A" w:rsidRDefault="00B8416A" w:rsidP="00B8416A">
      <w:r>
        <w:tab/>
        <w:t>IdleI2C();</w:t>
      </w:r>
    </w:p>
    <w:p w14:paraId="14CD3B68" w14:textId="77777777" w:rsidR="00B8416A" w:rsidRDefault="00B8416A" w:rsidP="00B8416A">
      <w:r>
        <w:tab/>
        <w:t>WriteI2C(len_1[1]);</w:t>
      </w:r>
      <w:r>
        <w:tab/>
      </w:r>
      <w:r>
        <w:tab/>
      </w:r>
      <w:r>
        <w:tab/>
      </w:r>
      <w:r>
        <w:tab/>
      </w:r>
      <w:r>
        <w:tab/>
        <w:t>//Write Data, address 02</w:t>
      </w:r>
    </w:p>
    <w:p w14:paraId="206CB556" w14:textId="77777777" w:rsidR="00B8416A" w:rsidRDefault="00B8416A" w:rsidP="00B8416A">
      <w:r>
        <w:tab/>
        <w:t>IdleI2C();</w:t>
      </w:r>
    </w:p>
    <w:p w14:paraId="057572B2" w14:textId="77777777" w:rsidR="00B8416A" w:rsidRDefault="00B8416A" w:rsidP="00B8416A">
      <w:r>
        <w:tab/>
        <w:t>WriteI2C(len_1[2]);</w:t>
      </w:r>
      <w:r>
        <w:tab/>
      </w:r>
      <w:r>
        <w:tab/>
      </w:r>
      <w:r>
        <w:tab/>
      </w:r>
      <w:r>
        <w:tab/>
      </w:r>
      <w:r>
        <w:tab/>
        <w:t>//Write Data, address 03</w:t>
      </w:r>
    </w:p>
    <w:p w14:paraId="05BDD0F6" w14:textId="77777777" w:rsidR="00B8416A" w:rsidRDefault="00B8416A" w:rsidP="00B8416A">
      <w:r>
        <w:tab/>
        <w:t>IdleI2C();</w:t>
      </w:r>
    </w:p>
    <w:p w14:paraId="5E062CFB" w14:textId="77777777" w:rsidR="00B8416A" w:rsidRDefault="00B8416A" w:rsidP="00B8416A">
      <w:r>
        <w:tab/>
        <w:t>WriteI2C(flag3.byte);</w:t>
      </w:r>
      <w:r>
        <w:tab/>
      </w:r>
      <w:r>
        <w:tab/>
      </w:r>
      <w:r>
        <w:tab/>
      </w:r>
      <w:r>
        <w:tab/>
        <w:t>//Write Data, address 04</w:t>
      </w:r>
    </w:p>
    <w:p w14:paraId="2DF87B31" w14:textId="77777777" w:rsidR="00B8416A" w:rsidRDefault="00B8416A" w:rsidP="00B8416A">
      <w:r>
        <w:tab/>
        <w:t>IdleI2C();</w:t>
      </w:r>
    </w:p>
    <w:p w14:paraId="309AD0C2" w14:textId="77777777" w:rsidR="00B8416A" w:rsidRDefault="00B8416A" w:rsidP="00B8416A">
      <w:r>
        <w:tab/>
        <w:t>WriteI2C(setlen[0]);</w:t>
      </w:r>
      <w:r>
        <w:tab/>
      </w:r>
      <w:r>
        <w:tab/>
      </w:r>
      <w:r>
        <w:tab/>
      </w:r>
      <w:r>
        <w:tab/>
        <w:t>//Write Data, address 05</w:t>
      </w:r>
    </w:p>
    <w:p w14:paraId="3E4760AB" w14:textId="77777777" w:rsidR="00B8416A" w:rsidRDefault="00B8416A" w:rsidP="00B8416A">
      <w:r>
        <w:tab/>
        <w:t>IdleI2C();</w:t>
      </w:r>
    </w:p>
    <w:p w14:paraId="535450D1" w14:textId="77777777" w:rsidR="00B8416A" w:rsidRDefault="00B8416A" w:rsidP="00B8416A">
      <w:r>
        <w:tab/>
        <w:t>WriteI2C(setlen[1]);</w:t>
      </w:r>
      <w:r>
        <w:tab/>
      </w:r>
      <w:r>
        <w:tab/>
      </w:r>
      <w:r>
        <w:tab/>
      </w:r>
      <w:r>
        <w:tab/>
        <w:t>//Write Data, address 06</w:t>
      </w:r>
    </w:p>
    <w:p w14:paraId="64AD53D1" w14:textId="77777777" w:rsidR="00B8416A" w:rsidRDefault="00B8416A" w:rsidP="00B8416A">
      <w:r>
        <w:tab/>
        <w:t>IdleI2C();</w:t>
      </w:r>
    </w:p>
    <w:p w14:paraId="6875565C" w14:textId="77777777" w:rsidR="00B8416A" w:rsidRDefault="00B8416A" w:rsidP="00B8416A">
      <w:r>
        <w:lastRenderedPageBreak/>
        <w:tab/>
        <w:t>WriteI2C(setlen[2]);</w:t>
      </w:r>
      <w:r>
        <w:tab/>
      </w:r>
      <w:r>
        <w:tab/>
      </w:r>
      <w:r>
        <w:tab/>
      </w:r>
      <w:r>
        <w:tab/>
        <w:t>//Write Data, address 07</w:t>
      </w:r>
    </w:p>
    <w:p w14:paraId="787EF4AA" w14:textId="77777777" w:rsidR="00B8416A" w:rsidRDefault="00B8416A" w:rsidP="00B8416A">
      <w:r>
        <w:tab/>
        <w:t>IdleI2C();</w:t>
      </w:r>
    </w:p>
    <w:p w14:paraId="397D1784" w14:textId="77777777" w:rsidR="00B8416A" w:rsidRDefault="00B8416A" w:rsidP="00B8416A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0EFC033D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7514FE4B" w14:textId="77777777" w:rsidR="00B8416A" w:rsidRDefault="00B8416A" w:rsidP="00B8416A">
      <w:r>
        <w:tab/>
        <w:t>//CLRWDT();</w:t>
      </w:r>
    </w:p>
    <w:p w14:paraId="416C79DC" w14:textId="77777777" w:rsidR="00B8416A" w:rsidRDefault="00B8416A" w:rsidP="00B8416A">
      <w:r>
        <w:t>}</w:t>
      </w:r>
    </w:p>
    <w:p w14:paraId="798BB513" w14:textId="77777777" w:rsidR="00B8416A" w:rsidRDefault="00B8416A" w:rsidP="00B8416A">
      <w:r>
        <w:t>/**************************************ﾊｾﾝｱｸｷﾝｺｯﾊ****************************************/</w:t>
      </w:r>
    </w:p>
    <w:p w14:paraId="7FAE9707" w14:textId="77777777" w:rsidR="00B8416A" w:rsidRDefault="00B8416A" w:rsidP="00B8416A">
      <w:r>
        <w:t>/******************************ｱｸｷﾝpwm_zero,tens_zero**************************************/</w:t>
      </w:r>
    </w:p>
    <w:p w14:paraId="67E4F4EE" w14:textId="77777777" w:rsidR="00B8416A" w:rsidRDefault="00B8416A" w:rsidP="00B8416A">
      <w:r>
        <w:t>/******************************************************************************************/</w:t>
      </w:r>
    </w:p>
    <w:p w14:paraId="5595455F" w14:textId="77777777" w:rsidR="00B8416A" w:rsidRDefault="00B8416A" w:rsidP="00B8416A">
      <w:r>
        <w:t>void data_backup2(void)</w:t>
      </w:r>
    </w:p>
    <w:p w14:paraId="5A933177" w14:textId="77777777" w:rsidR="00B8416A" w:rsidRDefault="00B8416A" w:rsidP="00B8416A">
      <w:r>
        <w:t>{</w:t>
      </w:r>
    </w:p>
    <w:p w14:paraId="5BDD87E8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5CB3BBC7" w14:textId="77777777" w:rsidR="00B8416A" w:rsidRDefault="00B8416A" w:rsidP="00B8416A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76379BBA" w14:textId="77777777" w:rsidR="00B8416A" w:rsidRDefault="00B8416A" w:rsidP="00B8416A">
      <w:r>
        <w:tab/>
        <w:t>WriteI2C(0xA0);</w:t>
      </w:r>
      <w:r>
        <w:tab/>
      </w:r>
      <w:r>
        <w:tab/>
      </w:r>
      <w:r>
        <w:tab/>
        <w:t>//Write Control byte</w:t>
      </w:r>
    </w:p>
    <w:p w14:paraId="4E5E37FD" w14:textId="77777777" w:rsidR="00B8416A" w:rsidRDefault="00B8416A" w:rsidP="00B8416A">
      <w:r>
        <w:tab/>
        <w:t>IdleI2C();</w:t>
      </w:r>
    </w:p>
    <w:p w14:paraId="0F96C3D9" w14:textId="77777777" w:rsidR="00B8416A" w:rsidRDefault="00B8416A" w:rsidP="00B8416A">
      <w:r>
        <w:tab/>
        <w:t>//ErrorCode = ACKStatus();</w:t>
      </w:r>
      <w:r>
        <w:tab/>
      </w:r>
      <w:r>
        <w:tab/>
        <w:t>//Return ACK Status</w:t>
      </w:r>
    </w:p>
    <w:p w14:paraId="25E414A1" w14:textId="77777777" w:rsidR="00B8416A" w:rsidRDefault="00B8416A" w:rsidP="00B8416A">
      <w:r>
        <w:tab/>
        <w:t>WriteI2C(0x08);</w:t>
      </w:r>
      <w:r>
        <w:tab/>
      </w:r>
      <w:r>
        <w:tab/>
      </w:r>
      <w:r>
        <w:tab/>
      </w:r>
      <w:r>
        <w:tab/>
        <w:t>//Write Low Address</w:t>
      </w:r>
    </w:p>
    <w:p w14:paraId="39F83231" w14:textId="77777777" w:rsidR="00B8416A" w:rsidRDefault="00B8416A" w:rsidP="00B8416A">
      <w:r>
        <w:tab/>
        <w:t>IdleI2C();</w:t>
      </w:r>
    </w:p>
    <w:p w14:paraId="01AA4324" w14:textId="77777777" w:rsidR="00B8416A" w:rsidRDefault="00B8416A" w:rsidP="00B8416A">
      <w:r>
        <w:tab/>
        <w:t>//ErrorCode = ACKStatus();</w:t>
      </w:r>
      <w:r>
        <w:tab/>
      </w:r>
      <w:r>
        <w:tab/>
        <w:t>//Return ACK Status</w:t>
      </w:r>
    </w:p>
    <w:p w14:paraId="7BDE7E89" w14:textId="77777777" w:rsidR="00B8416A" w:rsidRDefault="00B8416A" w:rsidP="00B8416A"/>
    <w:p w14:paraId="21A95265" w14:textId="77777777" w:rsidR="00B8416A" w:rsidRDefault="00B8416A" w:rsidP="00B8416A">
      <w:r>
        <w:tab/>
        <w:t>WriteI2C(pwm_zero&amp;0xff);</w:t>
      </w:r>
      <w:r>
        <w:tab/>
      </w:r>
      <w:r>
        <w:tab/>
      </w:r>
      <w:r>
        <w:tab/>
        <w:t>//Write Data, address 8</w:t>
      </w:r>
    </w:p>
    <w:p w14:paraId="77CABF09" w14:textId="77777777" w:rsidR="00B8416A" w:rsidRDefault="00B8416A" w:rsidP="00B8416A">
      <w:r>
        <w:tab/>
        <w:t>IdleI2C();</w:t>
      </w:r>
    </w:p>
    <w:p w14:paraId="380FAE03" w14:textId="77777777" w:rsidR="00B8416A" w:rsidRDefault="00B8416A" w:rsidP="00B8416A">
      <w:r>
        <w:tab/>
        <w:t>WriteI2C((pwm_zero&gt;&gt;8)&amp;0xff);</w:t>
      </w:r>
      <w:r>
        <w:tab/>
      </w:r>
      <w:r>
        <w:tab/>
        <w:t>//Write Data, address 9</w:t>
      </w:r>
    </w:p>
    <w:p w14:paraId="4C9378BD" w14:textId="77777777" w:rsidR="00B8416A" w:rsidRDefault="00B8416A" w:rsidP="00B8416A">
      <w:r>
        <w:tab/>
        <w:t>IdleI2C();</w:t>
      </w:r>
    </w:p>
    <w:p w14:paraId="508BC7B8" w14:textId="77777777" w:rsidR="00B8416A" w:rsidRDefault="00B8416A" w:rsidP="00B8416A">
      <w:r>
        <w:tab/>
        <w:t>WriteI2C(tens_zero&amp;0xff);</w:t>
      </w:r>
      <w:r>
        <w:tab/>
      </w:r>
      <w:r>
        <w:tab/>
      </w:r>
      <w:r>
        <w:tab/>
        <w:t>//Write Data, address a</w:t>
      </w:r>
    </w:p>
    <w:p w14:paraId="1D79CE9D" w14:textId="77777777" w:rsidR="00B8416A" w:rsidRDefault="00B8416A" w:rsidP="00B8416A">
      <w:r>
        <w:tab/>
        <w:t>IdleI2C();</w:t>
      </w:r>
    </w:p>
    <w:p w14:paraId="64F81EAC" w14:textId="77777777" w:rsidR="00B8416A" w:rsidRDefault="00B8416A" w:rsidP="00B8416A">
      <w:r>
        <w:tab/>
        <w:t>WriteI2C((tens_zero&gt;&gt;8)&amp;0xff);</w:t>
      </w:r>
      <w:r>
        <w:tab/>
      </w:r>
      <w:r>
        <w:tab/>
        <w:t>//Write Data, address b</w:t>
      </w:r>
    </w:p>
    <w:p w14:paraId="1DBD8AD2" w14:textId="77777777" w:rsidR="00B8416A" w:rsidRDefault="00B8416A" w:rsidP="00B8416A">
      <w:r>
        <w:tab/>
        <w:t>IdleI2C();</w:t>
      </w:r>
    </w:p>
    <w:p w14:paraId="0B836811" w14:textId="77777777" w:rsidR="00B8416A" w:rsidRDefault="00B8416A" w:rsidP="00B8416A">
      <w:r>
        <w:tab/>
        <w:t>WriteI2C(speed_min_avg);</w:t>
      </w:r>
      <w:r>
        <w:tab/>
      </w:r>
      <w:r>
        <w:tab/>
      </w:r>
      <w:r>
        <w:tab/>
        <w:t>//Write Data, address c</w:t>
      </w:r>
    </w:p>
    <w:p w14:paraId="4B3C1C7B" w14:textId="77777777" w:rsidR="00B8416A" w:rsidRDefault="00B8416A" w:rsidP="00B8416A">
      <w:r>
        <w:tab/>
        <w:t>IdleI2C();</w:t>
      </w:r>
    </w:p>
    <w:p w14:paraId="5C1D7F63" w14:textId="77777777" w:rsidR="00B8416A" w:rsidRDefault="00B8416A" w:rsidP="00B8416A">
      <w:r>
        <w:tab/>
        <w:t>WriteI2C(life[0]);</w:t>
      </w:r>
      <w:r>
        <w:tab/>
      </w:r>
      <w:r>
        <w:tab/>
      </w:r>
      <w:r>
        <w:tab/>
        <w:t>//Write Data, address d</w:t>
      </w:r>
    </w:p>
    <w:p w14:paraId="72ACD799" w14:textId="77777777" w:rsidR="00B8416A" w:rsidRDefault="00B8416A" w:rsidP="00B8416A">
      <w:r>
        <w:tab/>
        <w:t>IdleI2C();</w:t>
      </w:r>
    </w:p>
    <w:p w14:paraId="6BD7F23B" w14:textId="77777777" w:rsidR="00B8416A" w:rsidRDefault="00B8416A" w:rsidP="00B8416A">
      <w:r>
        <w:tab/>
        <w:t>WriteI2C(life[1]);</w:t>
      </w:r>
      <w:r>
        <w:tab/>
      </w:r>
      <w:r>
        <w:tab/>
      </w:r>
      <w:r>
        <w:tab/>
        <w:t>//Write Data, address e</w:t>
      </w:r>
    </w:p>
    <w:p w14:paraId="56749FC4" w14:textId="77777777" w:rsidR="00B8416A" w:rsidRDefault="00B8416A" w:rsidP="00B8416A">
      <w:r>
        <w:tab/>
        <w:t>IdleI2C();</w:t>
      </w:r>
    </w:p>
    <w:p w14:paraId="5322166B" w14:textId="77777777" w:rsidR="00B8416A" w:rsidRDefault="00B8416A" w:rsidP="00B8416A">
      <w:r>
        <w:tab/>
        <w:t>WriteI2C(life[2]);</w:t>
      </w:r>
      <w:r>
        <w:tab/>
      </w:r>
      <w:r>
        <w:tab/>
      </w:r>
      <w:r>
        <w:tab/>
        <w:t>//Write Data, address f</w:t>
      </w:r>
    </w:p>
    <w:p w14:paraId="5DC2D625" w14:textId="77777777" w:rsidR="00B8416A" w:rsidRDefault="00B8416A" w:rsidP="00B8416A">
      <w:r>
        <w:tab/>
        <w:t>IdleI2C();</w:t>
      </w:r>
    </w:p>
    <w:p w14:paraId="169E2A07" w14:textId="77777777" w:rsidR="00B8416A" w:rsidRDefault="00B8416A" w:rsidP="00B8416A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4CBF0730" w14:textId="77777777" w:rsidR="00B8416A" w:rsidRDefault="00B8416A" w:rsidP="00B841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5783A290" w14:textId="77777777" w:rsidR="00B8416A" w:rsidRDefault="00B8416A" w:rsidP="00B8416A">
      <w:r>
        <w:lastRenderedPageBreak/>
        <w:tab/>
        <w:t>//CLRWDT();</w:t>
      </w:r>
    </w:p>
    <w:p w14:paraId="70005E41" w14:textId="77777777" w:rsidR="00B8416A" w:rsidRDefault="00B8416A" w:rsidP="00B8416A">
      <w:r>
        <w:t>}</w:t>
      </w:r>
    </w:p>
    <w:p w14:paraId="592CCBB0" w14:textId="77777777" w:rsidR="00B8416A" w:rsidRDefault="00B8416A" w:rsidP="00B8416A">
      <w:r>
        <w:t>/**************************************ﾊｾﾝｶﾁﾈ｡ｺｯﾊ****************************************/</w:t>
      </w:r>
    </w:p>
    <w:p w14:paraId="268F0451" w14:textId="77777777" w:rsidR="00B8416A" w:rsidRDefault="00B8416A" w:rsidP="00B8416A">
      <w:r>
        <w:t>/******************************************************************************************/</w:t>
      </w:r>
    </w:p>
    <w:p w14:paraId="57A5680C" w14:textId="77777777" w:rsidR="00B8416A" w:rsidRDefault="00B8416A" w:rsidP="00B8416A">
      <w:r>
        <w:t>void data_load1(void)</w:t>
      </w:r>
    </w:p>
    <w:p w14:paraId="7F957F47" w14:textId="77777777" w:rsidR="00B8416A" w:rsidRDefault="00B8416A" w:rsidP="00B8416A">
      <w:r>
        <w:t>{</w:t>
      </w:r>
    </w:p>
    <w:p w14:paraId="2540CEB7" w14:textId="77777777" w:rsidR="00B8416A" w:rsidRDefault="00B8416A" w:rsidP="00B8416A">
      <w:r>
        <w:t>unsigned char tempdata;</w:t>
      </w:r>
    </w:p>
    <w:p w14:paraId="42470923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3A366892" w14:textId="77777777" w:rsidR="00B8416A" w:rsidRDefault="00B8416A" w:rsidP="00B8416A">
      <w:r>
        <w:tab/>
        <w:t>StartI2C();</w:t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54566F3F" w14:textId="77777777" w:rsidR="00B8416A" w:rsidRDefault="00B8416A" w:rsidP="00B8416A">
      <w:r>
        <w:tab/>
        <w:t>WriteI2C(0xA0);</w:t>
      </w:r>
      <w:r>
        <w:tab/>
      </w:r>
      <w:r>
        <w:tab/>
        <w:t>//Write Control Byte</w:t>
      </w:r>
    </w:p>
    <w:p w14:paraId="12F6A54C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1B300D2F" w14:textId="77777777" w:rsidR="00B8416A" w:rsidRDefault="00B8416A" w:rsidP="00B8416A">
      <w:r>
        <w:tab/>
        <w:t>WriteI2C(0x00);</w:t>
      </w:r>
      <w:r>
        <w:tab/>
      </w:r>
      <w:r>
        <w:tab/>
      </w:r>
      <w:r>
        <w:tab/>
        <w:t>//Write start address</w:t>
      </w:r>
    </w:p>
    <w:p w14:paraId="1D767CDF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65A144B6" w14:textId="77777777" w:rsidR="00B8416A" w:rsidRDefault="00B8416A" w:rsidP="00B8416A"/>
    <w:p w14:paraId="76D5E1D1" w14:textId="77777777" w:rsidR="00B8416A" w:rsidRDefault="00B8416A" w:rsidP="00B8416A">
      <w:r>
        <w:tab/>
        <w:t>RestartI2C();</w:t>
      </w:r>
      <w:r>
        <w:tab/>
      </w:r>
      <w:r>
        <w:tab/>
      </w:r>
      <w:r>
        <w:tab/>
      </w:r>
      <w:r>
        <w:tab/>
        <w:t>//Generate restart condition</w:t>
      </w:r>
    </w:p>
    <w:p w14:paraId="0644F7C1" w14:textId="77777777" w:rsidR="00B8416A" w:rsidRDefault="00B8416A" w:rsidP="00B8416A">
      <w:r>
        <w:tab/>
        <w:t>WriteI2C(0xA1);</w:t>
      </w:r>
      <w:r>
        <w:tab/>
        <w:t>//Write control byte for read</w:t>
      </w:r>
    </w:p>
    <w:p w14:paraId="1EE15F16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47099CC5" w14:textId="77777777" w:rsidR="00B8416A" w:rsidRDefault="00B8416A" w:rsidP="00B8416A"/>
    <w:p w14:paraId="56CFF9DF" w14:textId="77777777" w:rsidR="00B8416A" w:rsidRDefault="00B8416A" w:rsidP="00B8416A">
      <w:r>
        <w:tab/>
        <w:t>settens = getI2C();</w:t>
      </w:r>
      <w:r>
        <w:tab/>
      </w:r>
      <w:r>
        <w:tab/>
        <w:t>//get a single byte, address 0</w:t>
      </w:r>
    </w:p>
    <w:p w14:paraId="03B1C4B8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55D47F1D" w14:textId="77777777" w:rsidR="00B8416A" w:rsidRDefault="00B8416A" w:rsidP="00B8416A">
      <w:r>
        <w:tab/>
        <w:t>len_1[0] = getI2C();</w:t>
      </w:r>
      <w:r>
        <w:tab/>
        <w:t>//Read Data, address 01</w:t>
      </w:r>
    </w:p>
    <w:p w14:paraId="541D652F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  <w:r>
        <w:tab/>
      </w:r>
      <w:r>
        <w:tab/>
      </w:r>
    </w:p>
    <w:p w14:paraId="06BF9A43" w14:textId="77777777" w:rsidR="00B8416A" w:rsidRDefault="00B8416A" w:rsidP="00B8416A">
      <w:r>
        <w:tab/>
        <w:t>len_1[1] = getI2C();</w:t>
      </w:r>
      <w:r>
        <w:tab/>
        <w:t>//Read Data, address 02</w:t>
      </w:r>
    </w:p>
    <w:p w14:paraId="7F8DBC2D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  <w:r>
        <w:tab/>
      </w:r>
    </w:p>
    <w:p w14:paraId="7B790141" w14:textId="77777777" w:rsidR="00B8416A" w:rsidRDefault="00B8416A" w:rsidP="00B8416A">
      <w:r>
        <w:tab/>
        <w:t>len_1[2] = getI2C();</w:t>
      </w:r>
      <w:r>
        <w:tab/>
        <w:t>//Read Data, address 03</w:t>
      </w:r>
    </w:p>
    <w:p w14:paraId="6C322501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5AC28415" w14:textId="77777777" w:rsidR="00B8416A" w:rsidRDefault="00B8416A" w:rsidP="00B8416A">
      <w:r>
        <w:tab/>
        <w:t>flag3.byte = getI2C();</w:t>
      </w:r>
      <w:r>
        <w:tab/>
        <w:t>//Read Data, address 04</w:t>
      </w:r>
    </w:p>
    <w:p w14:paraId="7352090B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2D31EF05" w14:textId="77777777" w:rsidR="00B8416A" w:rsidRDefault="00B8416A" w:rsidP="00B8416A">
      <w:r>
        <w:tab/>
        <w:t>setlen[0] = getI2C();</w:t>
      </w:r>
      <w:r>
        <w:tab/>
        <w:t>//Read Data, address 05</w:t>
      </w:r>
    </w:p>
    <w:p w14:paraId="6FAB6EC0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1EC4B716" w14:textId="77777777" w:rsidR="00B8416A" w:rsidRDefault="00B8416A" w:rsidP="00B8416A">
      <w:r>
        <w:tab/>
        <w:t>setlen[1] = getI2C();</w:t>
      </w:r>
      <w:r>
        <w:tab/>
        <w:t>//Read Data, address 06</w:t>
      </w:r>
    </w:p>
    <w:p w14:paraId="7BB079DD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3C40204D" w14:textId="77777777" w:rsidR="00B8416A" w:rsidRDefault="00B8416A" w:rsidP="00B8416A">
      <w:r>
        <w:tab/>
        <w:t>setlen[2] = getI2C();</w:t>
      </w:r>
      <w:r>
        <w:tab/>
        <w:t>//Read Data, address 07</w:t>
      </w:r>
    </w:p>
    <w:p w14:paraId="0323FE1F" w14:textId="77777777" w:rsidR="00B8416A" w:rsidRDefault="00B8416A" w:rsidP="00B8416A">
      <w:r>
        <w:tab/>
        <w:t>AckI2C();</w:t>
      </w:r>
    </w:p>
    <w:p w14:paraId="16D89E11" w14:textId="77777777" w:rsidR="00B8416A" w:rsidRDefault="00B8416A" w:rsidP="00B8416A"/>
    <w:p w14:paraId="0F34AB80" w14:textId="77777777" w:rsidR="00B8416A" w:rsidRDefault="00B8416A" w:rsidP="00B8416A">
      <w:r>
        <w:tab/>
        <w:t>tempdata = getI2C();</w:t>
      </w:r>
      <w:r>
        <w:tab/>
        <w:t>//Read Data, address 08</w:t>
      </w:r>
    </w:p>
    <w:p w14:paraId="72A41641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1BF6A3C4" w14:textId="77777777" w:rsidR="00B8416A" w:rsidRDefault="00B8416A" w:rsidP="00B8416A">
      <w:r>
        <w:tab/>
        <w:t>pwm_zero = getI2C();</w:t>
      </w:r>
      <w:r>
        <w:tab/>
        <w:t>//Read Data, address 09</w:t>
      </w:r>
    </w:p>
    <w:p w14:paraId="5FF55C42" w14:textId="77777777" w:rsidR="00B8416A" w:rsidRDefault="00B8416A" w:rsidP="00B8416A">
      <w:r>
        <w:lastRenderedPageBreak/>
        <w:tab/>
        <w:t>pwm_zero = ((pwm_zero&lt;&lt;8) | tempdata);</w:t>
      </w:r>
      <w:r>
        <w:tab/>
        <w:t>//make out pwm_zero</w:t>
      </w:r>
    </w:p>
    <w:p w14:paraId="62E149CF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77D9715F" w14:textId="77777777" w:rsidR="00B8416A" w:rsidRDefault="00B8416A" w:rsidP="00B8416A">
      <w:r>
        <w:tab/>
        <w:t>tempdata = getI2C();</w:t>
      </w:r>
      <w:r>
        <w:tab/>
        <w:t>//Read Data, address 0a</w:t>
      </w:r>
    </w:p>
    <w:p w14:paraId="6BDF4E48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70CB1B43" w14:textId="77777777" w:rsidR="00B8416A" w:rsidRDefault="00B8416A" w:rsidP="00B8416A">
      <w:r>
        <w:tab/>
        <w:t>tens_zero = getI2C();</w:t>
      </w:r>
      <w:r>
        <w:tab/>
        <w:t>//Read Data, address 0b</w:t>
      </w:r>
    </w:p>
    <w:p w14:paraId="3AE1C3F7" w14:textId="77777777" w:rsidR="00B8416A" w:rsidRDefault="00B8416A" w:rsidP="00B8416A">
      <w:r>
        <w:tab/>
        <w:t>tens_zero = ((tens_zero&lt;&lt;8) | tempdata);</w:t>
      </w:r>
      <w:r>
        <w:tab/>
        <w:t>//make out tens_zero</w:t>
      </w:r>
    </w:p>
    <w:p w14:paraId="0227A07E" w14:textId="77777777" w:rsidR="00B8416A" w:rsidRDefault="00B8416A" w:rsidP="00B8416A">
      <w:r>
        <w:tab/>
        <w:t>AckI2C();</w:t>
      </w:r>
      <w:r>
        <w:tab/>
      </w:r>
      <w:r>
        <w:tab/>
      </w:r>
      <w:r>
        <w:tab/>
      </w:r>
      <w:r>
        <w:tab/>
        <w:t>//Acknowledge until all read</w:t>
      </w:r>
    </w:p>
    <w:p w14:paraId="4544B95F" w14:textId="77777777" w:rsidR="00B8416A" w:rsidRDefault="00B8416A" w:rsidP="00B8416A">
      <w:r>
        <w:tab/>
        <w:t>speed_min_avg = getI2C();</w:t>
      </w:r>
      <w:r>
        <w:tab/>
        <w:t>//Read Data, address 0c</w:t>
      </w:r>
    </w:p>
    <w:p w14:paraId="788842CF" w14:textId="77777777" w:rsidR="00B8416A" w:rsidRDefault="00B8416A" w:rsidP="00B8416A">
      <w:r>
        <w:tab/>
        <w:t>NotAckI2C();</w:t>
      </w:r>
      <w:r>
        <w:tab/>
      </w:r>
      <w:r>
        <w:tab/>
      </w:r>
      <w:r>
        <w:tab/>
      </w:r>
      <w:r>
        <w:tab/>
        <w:t>//Send Not Ack</w:t>
      </w:r>
    </w:p>
    <w:p w14:paraId="1E77F31E" w14:textId="77777777" w:rsidR="00B8416A" w:rsidRDefault="00B8416A" w:rsidP="00B8416A">
      <w:r>
        <w:tab/>
        <w:t>StopI2C();</w:t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7AB6795F" w14:textId="77777777" w:rsidR="00B8416A" w:rsidRDefault="00B8416A" w:rsidP="00B8416A">
      <w:r>
        <w:t>}</w:t>
      </w:r>
    </w:p>
    <w:p w14:paraId="455B298C" w14:textId="77777777" w:rsidR="00B8416A" w:rsidRDefault="00B8416A" w:rsidP="00B8416A"/>
    <w:p w14:paraId="5555B966" w14:textId="77777777" w:rsidR="00B8416A" w:rsidRDefault="00B8416A" w:rsidP="00B8416A"/>
    <w:p w14:paraId="54B65A37" w14:textId="77777777" w:rsidR="00B8416A" w:rsidRDefault="00B8416A" w:rsidP="00B8416A">
      <w:r>
        <w:t>/*********************************************************************</w:t>
      </w:r>
    </w:p>
    <w:p w14:paraId="72AFD9DA" w14:textId="77777777" w:rsidR="00B8416A" w:rsidRDefault="00B8416A" w:rsidP="00B8416A">
      <w:r>
        <w:t>* Function:        StartI2C()</w:t>
      </w:r>
    </w:p>
    <w:p w14:paraId="5F457349" w14:textId="77777777" w:rsidR="00B8416A" w:rsidRDefault="00B8416A" w:rsidP="00B8416A">
      <w:r>
        <w:t>*</w:t>
      </w:r>
    </w:p>
    <w:p w14:paraId="0664915D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5B294818" w14:textId="77777777" w:rsidR="00B8416A" w:rsidRDefault="00B8416A" w:rsidP="00B8416A">
      <w:r>
        <w:t>*</w:t>
      </w:r>
    </w:p>
    <w:p w14:paraId="59BF9A1B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2687F266" w14:textId="77777777" w:rsidR="00B8416A" w:rsidRDefault="00B8416A" w:rsidP="00B8416A">
      <w:r>
        <w:t>*</w:t>
      </w:r>
    </w:p>
    <w:p w14:paraId="486AFECF" w14:textId="77777777" w:rsidR="00B8416A" w:rsidRDefault="00B8416A" w:rsidP="00B8416A">
      <w:r>
        <w:t>* Overview:</w:t>
      </w:r>
      <w:r>
        <w:tab/>
      </w:r>
      <w:r>
        <w:tab/>
        <w:t>Generates an I2C Start Condition</w:t>
      </w:r>
    </w:p>
    <w:p w14:paraId="4BBE172D" w14:textId="77777777" w:rsidR="00B8416A" w:rsidRDefault="00B8416A" w:rsidP="00B8416A">
      <w:r>
        <w:t>*</w:t>
      </w:r>
    </w:p>
    <w:p w14:paraId="568BFA3B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530B7DF4" w14:textId="77777777" w:rsidR="00B8416A" w:rsidRDefault="00B8416A" w:rsidP="00B8416A">
      <w:r>
        <w:t>********************************************************************/</w:t>
      </w:r>
    </w:p>
    <w:p w14:paraId="7AEBCF48" w14:textId="77777777" w:rsidR="00B8416A" w:rsidRDefault="00B8416A" w:rsidP="00B8416A">
      <w:r>
        <w:t>void StartI2C(void)</w:t>
      </w:r>
    </w:p>
    <w:p w14:paraId="437BEE99" w14:textId="77777777" w:rsidR="00B8416A" w:rsidRDefault="00B8416A" w:rsidP="00B8416A">
      <w:r>
        <w:t>{</w:t>
      </w:r>
    </w:p>
    <w:p w14:paraId="047D3DBA" w14:textId="77777777" w:rsidR="00B8416A" w:rsidRDefault="00B8416A" w:rsidP="00B8416A">
      <w:r>
        <w:tab/>
        <w:t xml:space="preserve">//This function generates an I2C start condition and returns status </w:t>
      </w:r>
    </w:p>
    <w:p w14:paraId="53B5A963" w14:textId="77777777" w:rsidR="00B8416A" w:rsidRDefault="00B8416A" w:rsidP="00B8416A">
      <w:r>
        <w:tab/>
        <w:t>//of the Start.</w:t>
      </w:r>
    </w:p>
    <w:p w14:paraId="7B302A3B" w14:textId="77777777" w:rsidR="00B8416A" w:rsidRDefault="00B8416A" w:rsidP="00B8416A"/>
    <w:p w14:paraId="01D10F86" w14:textId="77777777" w:rsidR="00B8416A" w:rsidRDefault="00B8416A" w:rsidP="00B8416A">
      <w:r>
        <w:tab/>
        <w:t>I2C1CONbits.SEN = 1;</w:t>
      </w:r>
      <w:r>
        <w:tab/>
      </w:r>
      <w:r>
        <w:tab/>
        <w:t>//Generate Start COndition</w:t>
      </w:r>
    </w:p>
    <w:p w14:paraId="4C4D4558" w14:textId="77777777" w:rsidR="00B8416A" w:rsidRDefault="00B8416A" w:rsidP="00B8416A">
      <w:r>
        <w:tab/>
        <w:t>while (I2C1CONbits.SEN);</w:t>
      </w:r>
      <w:r>
        <w:tab/>
        <w:t>//Wait for Start COndition</w:t>
      </w:r>
    </w:p>
    <w:p w14:paraId="4B6A2D9E" w14:textId="77777777" w:rsidR="00B8416A" w:rsidRDefault="00B8416A" w:rsidP="00B8416A">
      <w:r>
        <w:tab/>
        <w:t>//return(I2C1STATbits.S);</w:t>
      </w:r>
      <w:r>
        <w:tab/>
        <w:t>//Optionally return status</w:t>
      </w:r>
    </w:p>
    <w:p w14:paraId="4364DF6A" w14:textId="77777777" w:rsidR="00B8416A" w:rsidRDefault="00B8416A" w:rsidP="00B8416A">
      <w:r>
        <w:t>}</w:t>
      </w:r>
    </w:p>
    <w:p w14:paraId="0FDBB742" w14:textId="77777777" w:rsidR="00B8416A" w:rsidRDefault="00B8416A" w:rsidP="00B8416A"/>
    <w:p w14:paraId="7B1218F8" w14:textId="77777777" w:rsidR="00B8416A" w:rsidRDefault="00B8416A" w:rsidP="00B8416A"/>
    <w:p w14:paraId="0054D291" w14:textId="77777777" w:rsidR="00B8416A" w:rsidRDefault="00B8416A" w:rsidP="00B8416A">
      <w:r>
        <w:t>/*********************************************************************</w:t>
      </w:r>
    </w:p>
    <w:p w14:paraId="511EAA84" w14:textId="77777777" w:rsidR="00B8416A" w:rsidRDefault="00B8416A" w:rsidP="00B8416A">
      <w:r>
        <w:t>* Function:        RestartI2C()</w:t>
      </w:r>
    </w:p>
    <w:p w14:paraId="20805961" w14:textId="77777777" w:rsidR="00B8416A" w:rsidRDefault="00B8416A" w:rsidP="00B8416A">
      <w:r>
        <w:t>*</w:t>
      </w:r>
    </w:p>
    <w:p w14:paraId="76F1B4C7" w14:textId="77777777" w:rsidR="00B8416A" w:rsidRDefault="00B8416A" w:rsidP="00B8416A">
      <w:r>
        <w:lastRenderedPageBreak/>
        <w:t>* Input:</w:t>
      </w:r>
      <w:r>
        <w:tab/>
      </w:r>
      <w:r>
        <w:tab/>
        <w:t>None.</w:t>
      </w:r>
    </w:p>
    <w:p w14:paraId="31B12EA1" w14:textId="77777777" w:rsidR="00B8416A" w:rsidRDefault="00B8416A" w:rsidP="00B8416A">
      <w:r>
        <w:t>*</w:t>
      </w:r>
    </w:p>
    <w:p w14:paraId="7556A589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18196AD0" w14:textId="77777777" w:rsidR="00B8416A" w:rsidRDefault="00B8416A" w:rsidP="00B8416A">
      <w:r>
        <w:t>*</w:t>
      </w:r>
    </w:p>
    <w:p w14:paraId="222372B9" w14:textId="77777777" w:rsidR="00B8416A" w:rsidRDefault="00B8416A" w:rsidP="00B8416A">
      <w:r>
        <w:t>* Overview:</w:t>
      </w:r>
      <w:r>
        <w:tab/>
      </w:r>
      <w:r>
        <w:tab/>
        <w:t>Generates a restart condition and optionally returns status</w:t>
      </w:r>
    </w:p>
    <w:p w14:paraId="44F4EFC9" w14:textId="77777777" w:rsidR="00B8416A" w:rsidRDefault="00B8416A" w:rsidP="00B8416A">
      <w:r>
        <w:t>*</w:t>
      </w:r>
    </w:p>
    <w:p w14:paraId="039FBDED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2245E0A7" w14:textId="77777777" w:rsidR="00B8416A" w:rsidRDefault="00B8416A" w:rsidP="00B8416A">
      <w:r>
        <w:t>********************************************************************/</w:t>
      </w:r>
    </w:p>
    <w:p w14:paraId="6DC818F1" w14:textId="77777777" w:rsidR="00B8416A" w:rsidRDefault="00B8416A" w:rsidP="00B8416A">
      <w:r>
        <w:t>void RestartI2C(void)</w:t>
      </w:r>
    </w:p>
    <w:p w14:paraId="3071D12F" w14:textId="77777777" w:rsidR="00B8416A" w:rsidRDefault="00B8416A" w:rsidP="00B8416A">
      <w:r>
        <w:t>{</w:t>
      </w:r>
    </w:p>
    <w:p w14:paraId="1972C6D4" w14:textId="77777777" w:rsidR="00B8416A" w:rsidRDefault="00B8416A" w:rsidP="00B8416A">
      <w:r>
        <w:tab/>
        <w:t xml:space="preserve">//This function generates an I2C Restart condition and returns status </w:t>
      </w:r>
    </w:p>
    <w:p w14:paraId="634262D1" w14:textId="77777777" w:rsidR="00B8416A" w:rsidRDefault="00B8416A" w:rsidP="00B8416A">
      <w:r>
        <w:tab/>
        <w:t>//of the Restart.</w:t>
      </w:r>
    </w:p>
    <w:p w14:paraId="04D5E7C9" w14:textId="77777777" w:rsidR="00B8416A" w:rsidRDefault="00B8416A" w:rsidP="00B8416A"/>
    <w:p w14:paraId="1D29C72A" w14:textId="77777777" w:rsidR="00B8416A" w:rsidRDefault="00B8416A" w:rsidP="00B8416A">
      <w:r>
        <w:tab/>
        <w:t>I2C1CONbits.RSEN = 1;</w:t>
      </w:r>
      <w:r>
        <w:tab/>
      </w:r>
      <w:r>
        <w:tab/>
        <w:t>//Generate Restart</w:t>
      </w:r>
      <w:r>
        <w:tab/>
      </w:r>
      <w:r>
        <w:tab/>
      </w:r>
    </w:p>
    <w:p w14:paraId="66CA5220" w14:textId="77777777" w:rsidR="00B8416A" w:rsidRDefault="00B8416A" w:rsidP="00B8416A">
      <w:r>
        <w:tab/>
        <w:t>while (I2C1CONbits.RSEN);</w:t>
      </w:r>
      <w:r>
        <w:tab/>
        <w:t>//Wait for restart</w:t>
      </w:r>
      <w:r>
        <w:tab/>
      </w:r>
    </w:p>
    <w:p w14:paraId="7ABD747B" w14:textId="77777777" w:rsidR="00B8416A" w:rsidRDefault="00B8416A" w:rsidP="00B8416A">
      <w:r>
        <w:tab/>
        <w:t>//return(I2C1STATbits.S);</w:t>
      </w:r>
      <w:r>
        <w:tab/>
        <w:t>//Optional - return status</w:t>
      </w:r>
    </w:p>
    <w:p w14:paraId="512A913D" w14:textId="77777777" w:rsidR="00B8416A" w:rsidRDefault="00B8416A" w:rsidP="00B8416A">
      <w:r>
        <w:t>}</w:t>
      </w:r>
    </w:p>
    <w:p w14:paraId="6912A30E" w14:textId="77777777" w:rsidR="00B8416A" w:rsidRDefault="00B8416A" w:rsidP="00B8416A"/>
    <w:p w14:paraId="0B063E62" w14:textId="77777777" w:rsidR="00B8416A" w:rsidRDefault="00B8416A" w:rsidP="00B8416A"/>
    <w:p w14:paraId="0993F778" w14:textId="77777777" w:rsidR="00B8416A" w:rsidRDefault="00B8416A" w:rsidP="00B8416A">
      <w:r>
        <w:t>/*********************************************************************</w:t>
      </w:r>
    </w:p>
    <w:p w14:paraId="0C895D1C" w14:textId="77777777" w:rsidR="00B8416A" w:rsidRDefault="00B8416A" w:rsidP="00B8416A">
      <w:r>
        <w:t>* Function:        StopI2C()</w:t>
      </w:r>
    </w:p>
    <w:p w14:paraId="0CC5BC96" w14:textId="77777777" w:rsidR="00B8416A" w:rsidRDefault="00B8416A" w:rsidP="00B8416A">
      <w:r>
        <w:t>*</w:t>
      </w:r>
    </w:p>
    <w:p w14:paraId="18E08FED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79FE2ADF" w14:textId="77777777" w:rsidR="00B8416A" w:rsidRDefault="00B8416A" w:rsidP="00B8416A">
      <w:r>
        <w:t>*</w:t>
      </w:r>
    </w:p>
    <w:p w14:paraId="26BF9A8F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1F992902" w14:textId="77777777" w:rsidR="00B8416A" w:rsidRDefault="00B8416A" w:rsidP="00B8416A">
      <w:r>
        <w:t>*</w:t>
      </w:r>
    </w:p>
    <w:p w14:paraId="51C6E906" w14:textId="77777777" w:rsidR="00B8416A" w:rsidRDefault="00B8416A" w:rsidP="00B8416A">
      <w:r>
        <w:t>* Overview:</w:t>
      </w:r>
      <w:r>
        <w:tab/>
      </w:r>
      <w:r>
        <w:tab/>
        <w:t>Generates a bus stop condition</w:t>
      </w:r>
    </w:p>
    <w:p w14:paraId="56E666F7" w14:textId="77777777" w:rsidR="00B8416A" w:rsidRDefault="00B8416A" w:rsidP="00B8416A">
      <w:r>
        <w:t>*</w:t>
      </w:r>
    </w:p>
    <w:p w14:paraId="6008FF20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54304FF5" w14:textId="77777777" w:rsidR="00B8416A" w:rsidRDefault="00B8416A" w:rsidP="00B8416A">
      <w:r>
        <w:t>********************************************************************/</w:t>
      </w:r>
    </w:p>
    <w:p w14:paraId="5C7841F8" w14:textId="77777777" w:rsidR="00B8416A" w:rsidRDefault="00B8416A" w:rsidP="00B8416A">
      <w:r>
        <w:t>void StopI2C(void)</w:t>
      </w:r>
    </w:p>
    <w:p w14:paraId="0C87AA61" w14:textId="77777777" w:rsidR="00B8416A" w:rsidRDefault="00B8416A" w:rsidP="00B8416A">
      <w:r>
        <w:t>{</w:t>
      </w:r>
    </w:p>
    <w:p w14:paraId="4B9FF233" w14:textId="77777777" w:rsidR="00B8416A" w:rsidRDefault="00B8416A" w:rsidP="00B8416A">
      <w:r>
        <w:tab/>
        <w:t xml:space="preserve">//This function generates an I2C stop condition and returns status </w:t>
      </w:r>
    </w:p>
    <w:p w14:paraId="521B79C0" w14:textId="77777777" w:rsidR="00B8416A" w:rsidRDefault="00B8416A" w:rsidP="00B8416A">
      <w:r>
        <w:tab/>
        <w:t>//of the Stop.</w:t>
      </w:r>
    </w:p>
    <w:p w14:paraId="031A91D2" w14:textId="77777777" w:rsidR="00B8416A" w:rsidRDefault="00B8416A" w:rsidP="00B8416A"/>
    <w:p w14:paraId="2D58DB50" w14:textId="77777777" w:rsidR="00B8416A" w:rsidRDefault="00B8416A" w:rsidP="00B8416A">
      <w:r>
        <w:tab/>
        <w:t>I2C1CONbits.PEN = 1;</w:t>
      </w:r>
      <w:r>
        <w:tab/>
      </w:r>
      <w:r>
        <w:tab/>
        <w:t>//Generate Stop Condition</w:t>
      </w:r>
    </w:p>
    <w:p w14:paraId="44E2647B" w14:textId="77777777" w:rsidR="00B8416A" w:rsidRDefault="00B8416A" w:rsidP="00B8416A">
      <w:r>
        <w:tab/>
        <w:t>while (I2C1CONbits.PEN);</w:t>
      </w:r>
      <w:r>
        <w:tab/>
        <w:t>//Wait for Stop</w:t>
      </w:r>
    </w:p>
    <w:p w14:paraId="3C359A0D" w14:textId="77777777" w:rsidR="00B8416A" w:rsidRDefault="00B8416A" w:rsidP="00B8416A">
      <w:r>
        <w:tab/>
        <w:t>//return(I2C1STATbits.P);</w:t>
      </w:r>
      <w:r>
        <w:tab/>
        <w:t>//Optional - return status</w:t>
      </w:r>
    </w:p>
    <w:p w14:paraId="6F63B69E" w14:textId="77777777" w:rsidR="00B8416A" w:rsidRDefault="00B8416A" w:rsidP="00B8416A">
      <w:r>
        <w:lastRenderedPageBreak/>
        <w:t>}</w:t>
      </w:r>
    </w:p>
    <w:p w14:paraId="5F61B9B1" w14:textId="77777777" w:rsidR="00B8416A" w:rsidRDefault="00B8416A" w:rsidP="00B8416A"/>
    <w:p w14:paraId="431DA387" w14:textId="77777777" w:rsidR="00B8416A" w:rsidRDefault="00B8416A" w:rsidP="00B8416A"/>
    <w:p w14:paraId="63173EEB" w14:textId="77777777" w:rsidR="00B8416A" w:rsidRDefault="00B8416A" w:rsidP="00B8416A">
      <w:r>
        <w:t>/*********************************************************************</w:t>
      </w:r>
    </w:p>
    <w:p w14:paraId="0DD5A526" w14:textId="77777777" w:rsidR="00B8416A" w:rsidRDefault="00B8416A" w:rsidP="00B8416A">
      <w:r>
        <w:t>* Function:        WriteI2C()</w:t>
      </w:r>
    </w:p>
    <w:p w14:paraId="582D6C3C" w14:textId="77777777" w:rsidR="00B8416A" w:rsidRDefault="00B8416A" w:rsidP="00B8416A">
      <w:r>
        <w:t>*</w:t>
      </w:r>
    </w:p>
    <w:p w14:paraId="619E13EF" w14:textId="77777777" w:rsidR="00B8416A" w:rsidRDefault="00B8416A" w:rsidP="00B8416A">
      <w:r>
        <w:t>* Input:</w:t>
      </w:r>
      <w:r>
        <w:tab/>
      </w:r>
      <w:r>
        <w:tab/>
        <w:t>Byte to write.</w:t>
      </w:r>
    </w:p>
    <w:p w14:paraId="086FA560" w14:textId="77777777" w:rsidR="00B8416A" w:rsidRDefault="00B8416A" w:rsidP="00B8416A">
      <w:r>
        <w:t>*</w:t>
      </w:r>
    </w:p>
    <w:p w14:paraId="3E27F66B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1E253699" w14:textId="77777777" w:rsidR="00B8416A" w:rsidRDefault="00B8416A" w:rsidP="00B8416A">
      <w:r>
        <w:t>*</w:t>
      </w:r>
    </w:p>
    <w:p w14:paraId="14AC4940" w14:textId="77777777" w:rsidR="00B8416A" w:rsidRDefault="00B8416A" w:rsidP="00B8416A">
      <w:r>
        <w:t>* Overview:</w:t>
      </w:r>
      <w:r>
        <w:tab/>
      </w:r>
      <w:r>
        <w:tab/>
        <w:t>Writes a byte out to the bus</w:t>
      </w:r>
    </w:p>
    <w:p w14:paraId="3082E289" w14:textId="77777777" w:rsidR="00B8416A" w:rsidRDefault="00B8416A" w:rsidP="00B8416A">
      <w:r>
        <w:t>*</w:t>
      </w:r>
    </w:p>
    <w:p w14:paraId="283963C8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3CB5CA78" w14:textId="77777777" w:rsidR="00B8416A" w:rsidRDefault="00B8416A" w:rsidP="00B8416A">
      <w:r>
        <w:t>********************************************************************/</w:t>
      </w:r>
    </w:p>
    <w:p w14:paraId="25253D21" w14:textId="77777777" w:rsidR="00B8416A" w:rsidRDefault="00B8416A" w:rsidP="00B8416A">
      <w:r>
        <w:t>void WriteI2C(unsigned char byte)</w:t>
      </w:r>
    </w:p>
    <w:p w14:paraId="20A6E52B" w14:textId="77777777" w:rsidR="00B8416A" w:rsidRDefault="00B8416A" w:rsidP="00B8416A">
      <w:r>
        <w:t>{</w:t>
      </w:r>
    </w:p>
    <w:p w14:paraId="3DB275B8" w14:textId="77777777" w:rsidR="00B8416A" w:rsidRDefault="00B8416A" w:rsidP="00B8416A">
      <w:r>
        <w:tab/>
        <w:t>//This function transmits the byte passed to the function</w:t>
      </w:r>
    </w:p>
    <w:p w14:paraId="025AD82F" w14:textId="77777777" w:rsidR="00B8416A" w:rsidRDefault="00B8416A" w:rsidP="00B8416A">
      <w:r>
        <w:tab/>
        <w:t>//while (I2C1STATbits.TRSTAT);</w:t>
      </w:r>
      <w:r>
        <w:tab/>
        <w:t>//Wait for bus to be idle</w:t>
      </w:r>
    </w:p>
    <w:p w14:paraId="7224295C" w14:textId="77777777" w:rsidR="00B8416A" w:rsidRDefault="00B8416A" w:rsidP="00B8416A">
      <w:r>
        <w:tab/>
        <w:t>I2C1TRN = byte;</w:t>
      </w:r>
      <w:r>
        <w:tab/>
      </w:r>
      <w:r>
        <w:tab/>
      </w:r>
      <w:r>
        <w:tab/>
      </w:r>
      <w:r>
        <w:tab/>
      </w:r>
      <w:r>
        <w:tab/>
        <w:t>//Load byte to I2C1 Transmit buffer</w:t>
      </w:r>
    </w:p>
    <w:p w14:paraId="7053A7A8" w14:textId="77777777" w:rsidR="00B8416A" w:rsidRDefault="00B8416A" w:rsidP="00B8416A">
      <w:r>
        <w:tab/>
        <w:t>while (I2C1STATbits.TBF);</w:t>
      </w:r>
      <w:r>
        <w:tab/>
      </w:r>
      <w:r>
        <w:tab/>
        <w:t>//wait for data transmission</w:t>
      </w:r>
    </w:p>
    <w:p w14:paraId="5453C4E7" w14:textId="77777777" w:rsidR="00B8416A" w:rsidRDefault="00B8416A" w:rsidP="00B8416A"/>
    <w:p w14:paraId="2CB5A8E9" w14:textId="77777777" w:rsidR="00B8416A" w:rsidRDefault="00B8416A" w:rsidP="00B8416A">
      <w:r>
        <w:t>}</w:t>
      </w:r>
    </w:p>
    <w:p w14:paraId="501DC810" w14:textId="77777777" w:rsidR="00B8416A" w:rsidRDefault="00B8416A" w:rsidP="00B8416A"/>
    <w:p w14:paraId="2190EA5A" w14:textId="77777777" w:rsidR="00B8416A" w:rsidRDefault="00B8416A" w:rsidP="00B8416A"/>
    <w:p w14:paraId="4F7B3EAF" w14:textId="77777777" w:rsidR="00B8416A" w:rsidRDefault="00B8416A" w:rsidP="00B8416A">
      <w:r>
        <w:t>/*********************************************************************</w:t>
      </w:r>
    </w:p>
    <w:p w14:paraId="46209E0F" w14:textId="77777777" w:rsidR="00B8416A" w:rsidRDefault="00B8416A" w:rsidP="00B8416A">
      <w:r>
        <w:t>* Function:        IdleI2C()</w:t>
      </w:r>
    </w:p>
    <w:p w14:paraId="6C5C8129" w14:textId="77777777" w:rsidR="00B8416A" w:rsidRDefault="00B8416A" w:rsidP="00B8416A">
      <w:r>
        <w:t>*</w:t>
      </w:r>
    </w:p>
    <w:p w14:paraId="33D3E853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63847751" w14:textId="77777777" w:rsidR="00B8416A" w:rsidRDefault="00B8416A" w:rsidP="00B8416A">
      <w:r>
        <w:t>*</w:t>
      </w:r>
    </w:p>
    <w:p w14:paraId="6BE23CFC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614A723A" w14:textId="77777777" w:rsidR="00B8416A" w:rsidRDefault="00B8416A" w:rsidP="00B8416A">
      <w:r>
        <w:t>*</w:t>
      </w:r>
    </w:p>
    <w:p w14:paraId="000CFD75" w14:textId="77777777" w:rsidR="00B8416A" w:rsidRDefault="00B8416A" w:rsidP="00B8416A">
      <w:r>
        <w:t>* Overview:</w:t>
      </w:r>
      <w:r>
        <w:tab/>
      </w:r>
      <w:r>
        <w:tab/>
        <w:t>Waits for bus to become Idle</w:t>
      </w:r>
    </w:p>
    <w:p w14:paraId="0D641194" w14:textId="77777777" w:rsidR="00B8416A" w:rsidRDefault="00B8416A" w:rsidP="00B8416A">
      <w:r>
        <w:t>*</w:t>
      </w:r>
    </w:p>
    <w:p w14:paraId="5303045A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35CAD0EC" w14:textId="77777777" w:rsidR="00B8416A" w:rsidRDefault="00B8416A" w:rsidP="00B8416A">
      <w:r>
        <w:t>********************************************************************/</w:t>
      </w:r>
    </w:p>
    <w:p w14:paraId="40BDC866" w14:textId="77777777" w:rsidR="00B8416A" w:rsidRDefault="00B8416A" w:rsidP="00B8416A">
      <w:r>
        <w:t>void IdleI2C(void)</w:t>
      </w:r>
    </w:p>
    <w:p w14:paraId="4BBDC2A7" w14:textId="77777777" w:rsidR="00B8416A" w:rsidRDefault="00B8416A" w:rsidP="00B8416A">
      <w:r>
        <w:t>{</w:t>
      </w:r>
    </w:p>
    <w:p w14:paraId="49E15317" w14:textId="77777777" w:rsidR="00B8416A" w:rsidRDefault="00B8416A" w:rsidP="00B8416A">
      <w:r>
        <w:tab/>
        <w:t>while (I2C1STATbits.TRSTAT);</w:t>
      </w:r>
      <w:r>
        <w:tab/>
      </w:r>
      <w:r>
        <w:tab/>
        <w:t>//Wait for bus Idle</w:t>
      </w:r>
    </w:p>
    <w:p w14:paraId="643D6BB3" w14:textId="77777777" w:rsidR="00B8416A" w:rsidRDefault="00B8416A" w:rsidP="00B8416A">
      <w:r>
        <w:lastRenderedPageBreak/>
        <w:t>}</w:t>
      </w:r>
    </w:p>
    <w:p w14:paraId="2359A3C5" w14:textId="77777777" w:rsidR="00B8416A" w:rsidRDefault="00B8416A" w:rsidP="00B8416A"/>
    <w:p w14:paraId="40EC8C11" w14:textId="77777777" w:rsidR="00B8416A" w:rsidRDefault="00B8416A" w:rsidP="00B8416A"/>
    <w:p w14:paraId="4DC6374D" w14:textId="77777777" w:rsidR="00B8416A" w:rsidRDefault="00B8416A" w:rsidP="00B8416A">
      <w:r>
        <w:t>/*********************************************************************</w:t>
      </w:r>
    </w:p>
    <w:p w14:paraId="4844579E" w14:textId="77777777" w:rsidR="00B8416A" w:rsidRDefault="00B8416A" w:rsidP="00B8416A">
      <w:r>
        <w:t>* Function:        LDByteWriteI2C()</w:t>
      </w:r>
    </w:p>
    <w:p w14:paraId="00E22FA7" w14:textId="77777777" w:rsidR="00B8416A" w:rsidRDefault="00B8416A" w:rsidP="00B8416A">
      <w:r>
        <w:t>*</w:t>
      </w:r>
    </w:p>
    <w:p w14:paraId="004AD8B0" w14:textId="77777777" w:rsidR="00B8416A" w:rsidRDefault="00B8416A" w:rsidP="00B8416A">
      <w:r>
        <w:t>* Input:</w:t>
      </w:r>
      <w:r>
        <w:tab/>
      </w:r>
      <w:r>
        <w:tab/>
        <w:t>Control Byte, 8 - bit address, data.</w:t>
      </w:r>
    </w:p>
    <w:p w14:paraId="52678233" w14:textId="77777777" w:rsidR="00B8416A" w:rsidRDefault="00B8416A" w:rsidP="00B8416A">
      <w:r>
        <w:t>*</w:t>
      </w:r>
    </w:p>
    <w:p w14:paraId="67FAAE96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17088C95" w14:textId="77777777" w:rsidR="00B8416A" w:rsidRDefault="00B8416A" w:rsidP="00B8416A">
      <w:r>
        <w:t>*</w:t>
      </w:r>
    </w:p>
    <w:p w14:paraId="3E05ECAC" w14:textId="77777777" w:rsidR="00B8416A" w:rsidRDefault="00B8416A" w:rsidP="00B8416A">
      <w:r>
        <w:t>* Overview:</w:t>
      </w:r>
      <w:r>
        <w:tab/>
      </w:r>
      <w:r>
        <w:tab/>
        <w:t>Write a byte to low density device at address LowAdd</w:t>
      </w:r>
    </w:p>
    <w:p w14:paraId="04555356" w14:textId="77777777" w:rsidR="00B8416A" w:rsidRDefault="00B8416A" w:rsidP="00B8416A">
      <w:r>
        <w:t>*</w:t>
      </w:r>
    </w:p>
    <w:p w14:paraId="586ABD58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11EEAE2A" w14:textId="77777777" w:rsidR="00B8416A" w:rsidRDefault="00B8416A" w:rsidP="00B8416A">
      <w:r>
        <w:t>********************************************************************/</w:t>
      </w:r>
    </w:p>
    <w:p w14:paraId="0C9C48E5" w14:textId="77777777" w:rsidR="00B8416A" w:rsidRDefault="00B8416A" w:rsidP="00B8416A">
      <w:r>
        <w:t>unsigned int LDByteWriteI2C(unsigned char LowAdd, unsigned char data)</w:t>
      </w:r>
    </w:p>
    <w:p w14:paraId="62A51F2E" w14:textId="77777777" w:rsidR="00B8416A" w:rsidRDefault="00B8416A" w:rsidP="00B8416A">
      <w:r>
        <w:t>{</w:t>
      </w:r>
    </w:p>
    <w:p w14:paraId="73AA0512" w14:textId="77777777" w:rsidR="00B8416A" w:rsidRDefault="00B8416A" w:rsidP="00B8416A">
      <w:r>
        <w:tab/>
        <w:t>unsigned int ErrorCode;</w:t>
      </w:r>
    </w:p>
    <w:p w14:paraId="5C9169D1" w14:textId="77777777" w:rsidR="00B8416A" w:rsidRDefault="00B8416A" w:rsidP="00B8416A"/>
    <w:p w14:paraId="51954E84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//Ensure Module is Idle</w:t>
      </w:r>
    </w:p>
    <w:p w14:paraId="67F204C1" w14:textId="77777777" w:rsidR="00B8416A" w:rsidRDefault="00B8416A" w:rsidP="00B8416A">
      <w:r>
        <w:tab/>
        <w:t>StartI2C();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4AAD420B" w14:textId="77777777" w:rsidR="00B8416A" w:rsidRDefault="00B8416A" w:rsidP="00B8416A">
      <w:r>
        <w:tab/>
        <w:t>WriteI2C(0xA0);</w:t>
      </w:r>
      <w:r>
        <w:tab/>
      </w:r>
      <w:r>
        <w:tab/>
      </w:r>
      <w:r>
        <w:tab/>
        <w:t>//Write Control byte</w:t>
      </w:r>
    </w:p>
    <w:p w14:paraId="73CB8958" w14:textId="77777777" w:rsidR="00B8416A" w:rsidRDefault="00B8416A" w:rsidP="00B8416A">
      <w:r>
        <w:tab/>
        <w:t>IdleI2C();</w:t>
      </w:r>
    </w:p>
    <w:p w14:paraId="6260DDA4" w14:textId="77777777" w:rsidR="00B8416A" w:rsidRDefault="00B8416A" w:rsidP="00B8416A"/>
    <w:p w14:paraId="3923D357" w14:textId="77777777" w:rsidR="00B8416A" w:rsidRDefault="00B8416A" w:rsidP="00B8416A">
      <w:r>
        <w:tab/>
        <w:t>ErrorCode = ACKStatus();</w:t>
      </w:r>
      <w:r>
        <w:tab/>
      </w:r>
      <w:r>
        <w:tab/>
        <w:t>//Return ACK Status</w:t>
      </w:r>
    </w:p>
    <w:p w14:paraId="2E6F86A0" w14:textId="77777777" w:rsidR="00B8416A" w:rsidRDefault="00B8416A" w:rsidP="00B8416A">
      <w:r>
        <w:tab/>
      </w:r>
    </w:p>
    <w:p w14:paraId="078C6FAF" w14:textId="77777777" w:rsidR="00B8416A" w:rsidRDefault="00B8416A" w:rsidP="00B8416A">
      <w:r>
        <w:tab/>
        <w:t>WriteI2C(LowAdd);</w:t>
      </w:r>
      <w:r>
        <w:tab/>
      </w:r>
      <w:r>
        <w:tab/>
      </w:r>
      <w:r>
        <w:tab/>
      </w:r>
      <w:r>
        <w:tab/>
        <w:t>//Write Low Address</w:t>
      </w:r>
    </w:p>
    <w:p w14:paraId="31A551F6" w14:textId="77777777" w:rsidR="00B8416A" w:rsidRDefault="00B8416A" w:rsidP="00B8416A">
      <w:r>
        <w:tab/>
        <w:t>IdleI2C();</w:t>
      </w:r>
    </w:p>
    <w:p w14:paraId="2E46057D" w14:textId="77777777" w:rsidR="00B8416A" w:rsidRDefault="00B8416A" w:rsidP="00B8416A"/>
    <w:p w14:paraId="4F4D4BF3" w14:textId="77777777" w:rsidR="00B8416A" w:rsidRDefault="00B8416A" w:rsidP="00B8416A">
      <w:r>
        <w:tab/>
        <w:t>ErrorCode = ACKStatus();</w:t>
      </w:r>
      <w:r>
        <w:tab/>
      </w:r>
      <w:r>
        <w:tab/>
        <w:t>//Return ACK Status</w:t>
      </w:r>
    </w:p>
    <w:p w14:paraId="63678450" w14:textId="77777777" w:rsidR="00B8416A" w:rsidRDefault="00B8416A" w:rsidP="00B8416A"/>
    <w:p w14:paraId="154BE581" w14:textId="77777777" w:rsidR="00B8416A" w:rsidRDefault="00B8416A" w:rsidP="00B8416A">
      <w:r>
        <w:tab/>
        <w:t>WriteI2C(data);</w:t>
      </w:r>
      <w:r>
        <w:tab/>
      </w:r>
      <w:r>
        <w:tab/>
      </w:r>
      <w:r>
        <w:tab/>
      </w:r>
      <w:r>
        <w:tab/>
      </w:r>
      <w:r>
        <w:tab/>
        <w:t>//Write Data</w:t>
      </w:r>
    </w:p>
    <w:p w14:paraId="1BB043AF" w14:textId="77777777" w:rsidR="00B8416A" w:rsidRDefault="00B8416A" w:rsidP="00B8416A">
      <w:r>
        <w:tab/>
        <w:t>IdleI2C();</w:t>
      </w:r>
    </w:p>
    <w:p w14:paraId="54213E6E" w14:textId="77777777" w:rsidR="00B8416A" w:rsidRDefault="00B8416A" w:rsidP="00B8416A">
      <w:r>
        <w:tab/>
        <w:t>StopI2C();</w:t>
      </w:r>
      <w:r>
        <w:tab/>
      </w:r>
      <w:r>
        <w:tab/>
      </w:r>
      <w:r>
        <w:tab/>
      </w:r>
      <w:r>
        <w:tab/>
      </w:r>
      <w:r>
        <w:tab/>
      </w:r>
      <w:r>
        <w:tab/>
        <w:t>//Initiate Stop Condition</w:t>
      </w:r>
    </w:p>
    <w:p w14:paraId="1A64E219" w14:textId="77777777" w:rsidR="00B8416A" w:rsidRDefault="00B8416A" w:rsidP="00B8416A">
      <w:r>
        <w:tab/>
        <w:t>//EEAckPolling(0xA0);</w:t>
      </w:r>
      <w:r>
        <w:tab/>
      </w:r>
      <w:r>
        <w:tab/>
        <w:t>//Perform ACK polling</w:t>
      </w:r>
    </w:p>
    <w:p w14:paraId="2B428E48" w14:textId="77777777" w:rsidR="00B8416A" w:rsidRDefault="00B8416A" w:rsidP="00B8416A">
      <w:r>
        <w:tab/>
        <w:t>return(ErrorCode);</w:t>
      </w:r>
    </w:p>
    <w:p w14:paraId="335938A6" w14:textId="77777777" w:rsidR="00B8416A" w:rsidRDefault="00B8416A" w:rsidP="00B8416A">
      <w:r>
        <w:t>}</w:t>
      </w:r>
    </w:p>
    <w:p w14:paraId="00DEFFA4" w14:textId="77777777" w:rsidR="00B8416A" w:rsidRDefault="00B8416A" w:rsidP="00B8416A">
      <w:r>
        <w:t>/*********************************************************************</w:t>
      </w:r>
    </w:p>
    <w:p w14:paraId="0601E710" w14:textId="77777777" w:rsidR="00B8416A" w:rsidRDefault="00B8416A" w:rsidP="00B8416A">
      <w:r>
        <w:t>* Function:     OneByteReadI2C()</w:t>
      </w:r>
    </w:p>
    <w:p w14:paraId="1209F1EF" w14:textId="77777777" w:rsidR="00B8416A" w:rsidRDefault="00B8416A" w:rsidP="00B8416A">
      <w:r>
        <w:lastRenderedPageBreak/>
        <w:t>* Input:</w:t>
      </w:r>
      <w:r>
        <w:tab/>
      </w:r>
      <w:r>
        <w:tab/>
        <w:t>Control Byte, Address, *Data, Length.</w:t>
      </w:r>
    </w:p>
    <w:p w14:paraId="229327BD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026843EE" w14:textId="77777777" w:rsidR="00B8416A" w:rsidRDefault="00B8416A" w:rsidP="00B8416A">
      <w:r>
        <w:t>* Overview:</w:t>
      </w:r>
      <w:r>
        <w:tab/>
      </w:r>
      <w:r>
        <w:tab/>
        <w:t>Performs a low density read of a single byte from Bus</w:t>
      </w:r>
    </w:p>
    <w:p w14:paraId="7502A4F9" w14:textId="77777777" w:rsidR="00B8416A" w:rsidRDefault="00B8416A" w:rsidP="00B8416A">
      <w:r>
        <w:t>* Note:</w:t>
      </w:r>
      <w:r>
        <w:tab/>
      </w:r>
      <w:r>
        <w:tab/>
      </w:r>
      <w:r>
        <w:tab/>
        <w:t>Add by Zhang,Justin</w:t>
      </w:r>
    </w:p>
    <w:p w14:paraId="017FE86A" w14:textId="77777777" w:rsidR="00B8416A" w:rsidRDefault="00B8416A" w:rsidP="00B8416A">
      <w:r>
        <w:t>********************************************************************/</w:t>
      </w:r>
    </w:p>
    <w:p w14:paraId="2303C99B" w14:textId="77777777" w:rsidR="00B8416A" w:rsidRDefault="00B8416A" w:rsidP="00B8416A">
      <w:r>
        <w:t>/*unsigned int OneByteReadI2C(unsigned char Address)</w:t>
      </w:r>
    </w:p>
    <w:p w14:paraId="635A0165" w14:textId="77777777" w:rsidR="00B8416A" w:rsidRDefault="00B8416A" w:rsidP="00B8416A">
      <w:r>
        <w:t>{</w:t>
      </w:r>
    </w:p>
    <w:p w14:paraId="0EF46CFA" w14:textId="77777777" w:rsidR="00B8416A" w:rsidRDefault="00B8416A" w:rsidP="00B8416A">
      <w:r>
        <w:t xml:space="preserve">    unsigned int OneByte;</w:t>
      </w:r>
    </w:p>
    <w:p w14:paraId="5205768E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36A20738" w14:textId="77777777" w:rsidR="00B8416A" w:rsidRDefault="00B8416A" w:rsidP="00B8416A">
      <w:r>
        <w:tab/>
        <w:t>StartI2C();</w:t>
      </w:r>
      <w:r>
        <w:tab/>
      </w:r>
      <w:r>
        <w:tab/>
      </w:r>
      <w:r>
        <w:tab/>
      </w:r>
      <w:r>
        <w:tab/>
      </w:r>
      <w:r>
        <w:tab/>
        <w:t>//Generate Start Condition</w:t>
      </w:r>
    </w:p>
    <w:p w14:paraId="00FBBCD3" w14:textId="77777777" w:rsidR="00B8416A" w:rsidRDefault="00B8416A" w:rsidP="00B8416A">
      <w:r>
        <w:tab/>
        <w:t>WriteI2C(0xA0);</w:t>
      </w:r>
      <w:r>
        <w:tab/>
      </w:r>
      <w:r>
        <w:tab/>
        <w:t>//Write Control Byte</w:t>
      </w:r>
    </w:p>
    <w:p w14:paraId="54879715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70BBF5D1" w14:textId="77777777" w:rsidR="00B8416A" w:rsidRDefault="00B8416A" w:rsidP="00B8416A">
      <w:r>
        <w:tab/>
        <w:t>WriteI2C(Address);</w:t>
      </w:r>
      <w:r>
        <w:tab/>
      </w:r>
      <w:r>
        <w:tab/>
      </w:r>
      <w:r>
        <w:tab/>
        <w:t>//Write start address</w:t>
      </w:r>
    </w:p>
    <w:p w14:paraId="75D23B86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1D427366" w14:textId="77777777" w:rsidR="00B8416A" w:rsidRDefault="00B8416A" w:rsidP="00B8416A"/>
    <w:p w14:paraId="1951E34D" w14:textId="77777777" w:rsidR="00B8416A" w:rsidRDefault="00B8416A" w:rsidP="00B8416A">
      <w:r>
        <w:tab/>
        <w:t>RestartI2C();</w:t>
      </w:r>
      <w:r>
        <w:tab/>
      </w:r>
      <w:r>
        <w:tab/>
      </w:r>
      <w:r>
        <w:tab/>
      </w:r>
      <w:r>
        <w:tab/>
        <w:t>//Generate restart condition</w:t>
      </w:r>
    </w:p>
    <w:p w14:paraId="7589D33E" w14:textId="77777777" w:rsidR="00B8416A" w:rsidRDefault="00B8416A" w:rsidP="00B8416A">
      <w:r>
        <w:tab/>
        <w:t>WriteI2C(0xA1);</w:t>
      </w:r>
      <w:r>
        <w:tab/>
        <w:t>//Write control byte for read</w:t>
      </w:r>
    </w:p>
    <w:p w14:paraId="4379DC4C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</w:r>
      <w:r>
        <w:tab/>
        <w:t>//wait for bus Idle</w:t>
      </w:r>
    </w:p>
    <w:p w14:paraId="3505234E" w14:textId="77777777" w:rsidR="00B8416A" w:rsidRDefault="00B8416A" w:rsidP="00B8416A"/>
    <w:p w14:paraId="21283D0E" w14:textId="77777777" w:rsidR="00B8416A" w:rsidRDefault="00B8416A" w:rsidP="00B8416A">
      <w:r>
        <w:tab/>
        <w:t>OneByte = getI2C();</w:t>
      </w:r>
      <w:r>
        <w:tab/>
      </w:r>
      <w:r>
        <w:tab/>
        <w:t>//get a single byte</w:t>
      </w:r>
    </w:p>
    <w:p w14:paraId="1FBB1422" w14:textId="77777777" w:rsidR="00B8416A" w:rsidRDefault="00B8416A" w:rsidP="00B8416A">
      <w:r>
        <w:tab/>
        <w:t>//if(I2C1STATbits.BCL)</w:t>
      </w:r>
      <w:r>
        <w:tab/>
      </w:r>
      <w:r>
        <w:tab/>
        <w:t>//Test for Bus collision</w:t>
      </w:r>
    </w:p>
    <w:p w14:paraId="67003238" w14:textId="77777777" w:rsidR="00B8416A" w:rsidRDefault="00B8416A" w:rsidP="00B8416A">
      <w:r>
        <w:tab/>
        <w:t>//{</w:t>
      </w:r>
    </w:p>
    <w:p w14:paraId="0D936E55" w14:textId="77777777" w:rsidR="00B8416A" w:rsidRDefault="00B8416A" w:rsidP="00B8416A">
      <w:r>
        <w:tab/>
        <w:t>//</w:t>
      </w:r>
      <w:r>
        <w:tab/>
        <w:t>return(-1);</w:t>
      </w:r>
    </w:p>
    <w:p w14:paraId="6BFC5A24" w14:textId="77777777" w:rsidR="00B8416A" w:rsidRDefault="00B8416A" w:rsidP="00B8416A">
      <w:r>
        <w:tab/>
        <w:t>//}</w:t>
      </w:r>
    </w:p>
    <w:p w14:paraId="4B1AF7CF" w14:textId="77777777" w:rsidR="00B8416A" w:rsidRDefault="00B8416A" w:rsidP="00B8416A">
      <w:r>
        <w:tab/>
      </w:r>
    </w:p>
    <w:p w14:paraId="64A1AD38" w14:textId="77777777" w:rsidR="00B8416A" w:rsidRDefault="00B8416A" w:rsidP="00B8416A">
      <w:r>
        <w:tab/>
        <w:t>NotAckI2C();</w:t>
      </w:r>
      <w:r>
        <w:tab/>
      </w:r>
      <w:r>
        <w:tab/>
      </w:r>
      <w:r>
        <w:tab/>
      </w:r>
      <w:r>
        <w:tab/>
        <w:t>//Send Not Ack</w:t>
      </w:r>
    </w:p>
    <w:p w14:paraId="297F2233" w14:textId="77777777" w:rsidR="00B8416A" w:rsidRDefault="00B8416A" w:rsidP="00B8416A">
      <w:r>
        <w:tab/>
        <w:t>StopI2C();</w:t>
      </w:r>
      <w:r>
        <w:tab/>
      </w:r>
      <w:r>
        <w:tab/>
      </w:r>
      <w:r>
        <w:tab/>
      </w:r>
      <w:r>
        <w:tab/>
      </w:r>
      <w:r>
        <w:tab/>
        <w:t>//Generate Stop</w:t>
      </w:r>
    </w:p>
    <w:p w14:paraId="0D4FC4BD" w14:textId="77777777" w:rsidR="00B8416A" w:rsidRDefault="00B8416A" w:rsidP="00B8416A">
      <w:r>
        <w:tab/>
        <w:t>return(OneByte);</w:t>
      </w:r>
    </w:p>
    <w:p w14:paraId="483B41B4" w14:textId="77777777" w:rsidR="00B8416A" w:rsidRDefault="00B8416A" w:rsidP="00B8416A">
      <w:r>
        <w:t>}*/</w:t>
      </w:r>
    </w:p>
    <w:p w14:paraId="24547554" w14:textId="77777777" w:rsidR="00B8416A" w:rsidRDefault="00B8416A" w:rsidP="00B8416A">
      <w:r>
        <w:t>/*********************************************************************</w:t>
      </w:r>
    </w:p>
    <w:p w14:paraId="5725D04F" w14:textId="77777777" w:rsidR="00B8416A" w:rsidRDefault="00B8416A" w:rsidP="00B8416A">
      <w:r>
        <w:t>* Function:        ACKStatus()</w:t>
      </w:r>
    </w:p>
    <w:p w14:paraId="60B55AC3" w14:textId="77777777" w:rsidR="00B8416A" w:rsidRDefault="00B8416A" w:rsidP="00B8416A">
      <w:r>
        <w:t>*</w:t>
      </w:r>
    </w:p>
    <w:p w14:paraId="2867D28B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3204E0F5" w14:textId="77777777" w:rsidR="00B8416A" w:rsidRDefault="00B8416A" w:rsidP="00B8416A">
      <w:r>
        <w:t>*</w:t>
      </w:r>
    </w:p>
    <w:p w14:paraId="0036F545" w14:textId="77777777" w:rsidR="00B8416A" w:rsidRDefault="00B8416A" w:rsidP="00B8416A">
      <w:r>
        <w:t>* Output:</w:t>
      </w:r>
      <w:r>
        <w:tab/>
      </w:r>
      <w:r>
        <w:tab/>
        <w:t>Acknowledge Status.</w:t>
      </w:r>
    </w:p>
    <w:p w14:paraId="576BF882" w14:textId="77777777" w:rsidR="00B8416A" w:rsidRDefault="00B8416A" w:rsidP="00B8416A">
      <w:r>
        <w:t>*</w:t>
      </w:r>
    </w:p>
    <w:p w14:paraId="64298604" w14:textId="77777777" w:rsidR="00B8416A" w:rsidRDefault="00B8416A" w:rsidP="00B8416A">
      <w:r>
        <w:t>* Overview:</w:t>
      </w:r>
      <w:r>
        <w:tab/>
      </w:r>
      <w:r>
        <w:tab/>
        <w:t>Return the Acknowledge status on the bus</w:t>
      </w:r>
    </w:p>
    <w:p w14:paraId="28073A2C" w14:textId="77777777" w:rsidR="00B8416A" w:rsidRDefault="00B8416A" w:rsidP="00B8416A">
      <w:r>
        <w:t>*</w:t>
      </w:r>
    </w:p>
    <w:p w14:paraId="384F60FC" w14:textId="77777777" w:rsidR="00B8416A" w:rsidRDefault="00B8416A" w:rsidP="00B8416A">
      <w:r>
        <w:lastRenderedPageBreak/>
        <w:t>* Note:</w:t>
      </w:r>
      <w:r>
        <w:tab/>
      </w:r>
      <w:r>
        <w:tab/>
      </w:r>
      <w:r>
        <w:tab/>
        <w:t>None</w:t>
      </w:r>
    </w:p>
    <w:p w14:paraId="58486376" w14:textId="77777777" w:rsidR="00B8416A" w:rsidRDefault="00B8416A" w:rsidP="00B8416A">
      <w:r>
        <w:t>********************************************************************/</w:t>
      </w:r>
    </w:p>
    <w:p w14:paraId="6C1C7D62" w14:textId="77777777" w:rsidR="00B8416A" w:rsidRDefault="00B8416A" w:rsidP="00B8416A">
      <w:r>
        <w:t>unsigned int ACKStatus(void)</w:t>
      </w:r>
    </w:p>
    <w:p w14:paraId="1C02F870" w14:textId="77777777" w:rsidR="00B8416A" w:rsidRDefault="00B8416A" w:rsidP="00B8416A">
      <w:r>
        <w:t>{</w:t>
      </w:r>
    </w:p>
    <w:p w14:paraId="3901A074" w14:textId="77777777" w:rsidR="00B8416A" w:rsidRDefault="00B8416A" w:rsidP="00B8416A">
      <w:r>
        <w:tab/>
        <w:t>return (!I2C1STATbits.ACKSTAT);</w:t>
      </w:r>
      <w:r>
        <w:tab/>
      </w:r>
      <w:r>
        <w:tab/>
        <w:t>//Return Ack Status</w:t>
      </w:r>
    </w:p>
    <w:p w14:paraId="0E754BB9" w14:textId="77777777" w:rsidR="00B8416A" w:rsidRDefault="00B8416A" w:rsidP="00B8416A">
      <w:r>
        <w:t>}</w:t>
      </w:r>
    </w:p>
    <w:p w14:paraId="44E6B9EB" w14:textId="77777777" w:rsidR="00B8416A" w:rsidRDefault="00B8416A" w:rsidP="00B8416A"/>
    <w:p w14:paraId="627751AC" w14:textId="77777777" w:rsidR="00B8416A" w:rsidRDefault="00B8416A" w:rsidP="00B8416A"/>
    <w:p w14:paraId="16852381" w14:textId="77777777" w:rsidR="00B8416A" w:rsidRDefault="00B8416A" w:rsidP="00B8416A">
      <w:r>
        <w:t>/*********************************************************************</w:t>
      </w:r>
    </w:p>
    <w:p w14:paraId="0CAFD48C" w14:textId="77777777" w:rsidR="00B8416A" w:rsidRDefault="00B8416A" w:rsidP="00B8416A">
      <w:r>
        <w:t>* Function:        NotAckI2C()</w:t>
      </w:r>
    </w:p>
    <w:p w14:paraId="5079B9AD" w14:textId="77777777" w:rsidR="00B8416A" w:rsidRDefault="00B8416A" w:rsidP="00B8416A">
      <w:r>
        <w:t>*</w:t>
      </w:r>
    </w:p>
    <w:p w14:paraId="68D5123D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512999AE" w14:textId="77777777" w:rsidR="00B8416A" w:rsidRDefault="00B8416A" w:rsidP="00B8416A">
      <w:r>
        <w:t>*</w:t>
      </w:r>
    </w:p>
    <w:p w14:paraId="43F99B27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59C1F312" w14:textId="77777777" w:rsidR="00B8416A" w:rsidRDefault="00B8416A" w:rsidP="00B8416A">
      <w:r>
        <w:t>*</w:t>
      </w:r>
    </w:p>
    <w:p w14:paraId="0096D375" w14:textId="77777777" w:rsidR="00B8416A" w:rsidRDefault="00B8416A" w:rsidP="00B8416A">
      <w:r>
        <w:t>* Overview:</w:t>
      </w:r>
      <w:r>
        <w:tab/>
      </w:r>
      <w:r>
        <w:tab/>
        <w:t>Generates a NO Acknowledge on the Bus</w:t>
      </w:r>
    </w:p>
    <w:p w14:paraId="353AE1C8" w14:textId="77777777" w:rsidR="00B8416A" w:rsidRDefault="00B8416A" w:rsidP="00B8416A">
      <w:r>
        <w:t>*</w:t>
      </w:r>
    </w:p>
    <w:p w14:paraId="2EF48AED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76828032" w14:textId="77777777" w:rsidR="00B8416A" w:rsidRDefault="00B8416A" w:rsidP="00B8416A">
      <w:r>
        <w:t>********************************************************************/</w:t>
      </w:r>
    </w:p>
    <w:p w14:paraId="077CFB69" w14:textId="77777777" w:rsidR="00B8416A" w:rsidRDefault="00B8416A" w:rsidP="00B8416A">
      <w:r>
        <w:t>void NotAckI2C(void)</w:t>
      </w:r>
    </w:p>
    <w:p w14:paraId="60C5A2F7" w14:textId="77777777" w:rsidR="00B8416A" w:rsidRDefault="00B8416A" w:rsidP="00B8416A">
      <w:r>
        <w:t>{</w:t>
      </w:r>
    </w:p>
    <w:p w14:paraId="1909C3EF" w14:textId="77777777" w:rsidR="00B8416A" w:rsidRDefault="00B8416A" w:rsidP="00B8416A">
      <w:r>
        <w:tab/>
        <w:t>I2C1CONbits.ACKDT = 1;</w:t>
      </w:r>
      <w:r>
        <w:tab/>
      </w:r>
      <w:r>
        <w:tab/>
      </w:r>
      <w:r>
        <w:tab/>
        <w:t>//Set for NotACk</w:t>
      </w:r>
    </w:p>
    <w:p w14:paraId="26AE7860" w14:textId="77777777" w:rsidR="00B8416A" w:rsidRDefault="00B8416A" w:rsidP="00B8416A">
      <w:r>
        <w:tab/>
        <w:t>I2C1CONbits.ACKEN = 1;</w:t>
      </w:r>
    </w:p>
    <w:p w14:paraId="0E4CB878" w14:textId="77777777" w:rsidR="00B8416A" w:rsidRDefault="00B8416A" w:rsidP="00B8416A">
      <w:r>
        <w:tab/>
        <w:t>while(I2C1CONbits.ACKEN);</w:t>
      </w:r>
      <w:r>
        <w:tab/>
      </w:r>
      <w:r>
        <w:tab/>
        <w:t>//wait for ACK to complete</w:t>
      </w:r>
    </w:p>
    <w:p w14:paraId="304D92E9" w14:textId="77777777" w:rsidR="00B8416A" w:rsidRDefault="00B8416A" w:rsidP="00B8416A">
      <w:r>
        <w:tab/>
        <w:t>I2C1CONbits.ACKDT = 0;</w:t>
      </w:r>
      <w:r>
        <w:tab/>
      </w:r>
      <w:r>
        <w:tab/>
      </w:r>
      <w:r>
        <w:tab/>
        <w:t>//Set for NotACk</w:t>
      </w:r>
    </w:p>
    <w:p w14:paraId="2B09BAC7" w14:textId="77777777" w:rsidR="00B8416A" w:rsidRDefault="00B8416A" w:rsidP="00B8416A">
      <w:r>
        <w:t>}</w:t>
      </w:r>
    </w:p>
    <w:p w14:paraId="2F4F3EBC" w14:textId="77777777" w:rsidR="00B8416A" w:rsidRDefault="00B8416A" w:rsidP="00B8416A"/>
    <w:p w14:paraId="0E266EFE" w14:textId="77777777" w:rsidR="00B8416A" w:rsidRDefault="00B8416A" w:rsidP="00B8416A"/>
    <w:p w14:paraId="737CBEB1" w14:textId="77777777" w:rsidR="00B8416A" w:rsidRDefault="00B8416A" w:rsidP="00B8416A">
      <w:r>
        <w:t>/*********************************************************************</w:t>
      </w:r>
    </w:p>
    <w:p w14:paraId="13AC83E4" w14:textId="77777777" w:rsidR="00B8416A" w:rsidRDefault="00B8416A" w:rsidP="00B8416A">
      <w:r>
        <w:t>* Function:        AckI2C()</w:t>
      </w:r>
    </w:p>
    <w:p w14:paraId="5C4C7168" w14:textId="77777777" w:rsidR="00B8416A" w:rsidRDefault="00B8416A" w:rsidP="00B8416A">
      <w:r>
        <w:t>*</w:t>
      </w:r>
    </w:p>
    <w:p w14:paraId="7BA789BB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655BBACD" w14:textId="77777777" w:rsidR="00B8416A" w:rsidRDefault="00B8416A" w:rsidP="00B8416A">
      <w:r>
        <w:t>*</w:t>
      </w:r>
    </w:p>
    <w:p w14:paraId="0B1A2BA9" w14:textId="77777777" w:rsidR="00B8416A" w:rsidRDefault="00B8416A" w:rsidP="00B8416A">
      <w:r>
        <w:t>* Output:</w:t>
      </w:r>
      <w:r>
        <w:tab/>
      </w:r>
      <w:r>
        <w:tab/>
        <w:t>None.</w:t>
      </w:r>
    </w:p>
    <w:p w14:paraId="06099610" w14:textId="77777777" w:rsidR="00B8416A" w:rsidRDefault="00B8416A" w:rsidP="00B8416A">
      <w:r>
        <w:t>*</w:t>
      </w:r>
    </w:p>
    <w:p w14:paraId="38CEA8F9" w14:textId="77777777" w:rsidR="00B8416A" w:rsidRDefault="00B8416A" w:rsidP="00B8416A">
      <w:r>
        <w:t>* Overview:</w:t>
      </w:r>
      <w:r>
        <w:tab/>
      </w:r>
      <w:r>
        <w:tab/>
        <w:t>Generates an Acknowledge.</w:t>
      </w:r>
    </w:p>
    <w:p w14:paraId="6B352508" w14:textId="77777777" w:rsidR="00B8416A" w:rsidRDefault="00B8416A" w:rsidP="00B8416A">
      <w:r>
        <w:t>*</w:t>
      </w:r>
    </w:p>
    <w:p w14:paraId="70DA962B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0CBFEFFA" w14:textId="77777777" w:rsidR="00B8416A" w:rsidRDefault="00B8416A" w:rsidP="00B8416A">
      <w:r>
        <w:lastRenderedPageBreak/>
        <w:t>********************************************************************/</w:t>
      </w:r>
    </w:p>
    <w:p w14:paraId="3A660324" w14:textId="77777777" w:rsidR="00B8416A" w:rsidRDefault="00B8416A" w:rsidP="00B8416A">
      <w:r>
        <w:t>void AckI2C(void)</w:t>
      </w:r>
    </w:p>
    <w:p w14:paraId="76935431" w14:textId="77777777" w:rsidR="00B8416A" w:rsidRDefault="00B8416A" w:rsidP="00B8416A">
      <w:r>
        <w:t>{</w:t>
      </w:r>
    </w:p>
    <w:p w14:paraId="0D11CD05" w14:textId="77777777" w:rsidR="00B8416A" w:rsidRDefault="00B8416A" w:rsidP="00B8416A">
      <w:r>
        <w:tab/>
        <w:t>I2C1CONbits.ACKDT = 0;</w:t>
      </w:r>
      <w:r>
        <w:tab/>
      </w:r>
      <w:r>
        <w:tab/>
      </w:r>
      <w:r>
        <w:tab/>
        <w:t>//Set for ACk</w:t>
      </w:r>
    </w:p>
    <w:p w14:paraId="7EF2FDF9" w14:textId="77777777" w:rsidR="00B8416A" w:rsidRDefault="00B8416A" w:rsidP="00B8416A">
      <w:r>
        <w:tab/>
        <w:t>I2C1CONbits.ACKEN = 1;</w:t>
      </w:r>
    </w:p>
    <w:p w14:paraId="4B062C66" w14:textId="77777777" w:rsidR="00B8416A" w:rsidRDefault="00B8416A" w:rsidP="00B8416A">
      <w:r>
        <w:tab/>
        <w:t>while(I2C1CONbits.ACKEN);</w:t>
      </w:r>
      <w:r>
        <w:tab/>
      </w:r>
      <w:r>
        <w:tab/>
        <w:t>//wait for ACK to complete</w:t>
      </w:r>
    </w:p>
    <w:p w14:paraId="46E2111B" w14:textId="77777777" w:rsidR="00B8416A" w:rsidRDefault="00B8416A" w:rsidP="00B8416A">
      <w:r>
        <w:t>}</w:t>
      </w:r>
    </w:p>
    <w:p w14:paraId="69B720A8" w14:textId="77777777" w:rsidR="00B8416A" w:rsidRDefault="00B8416A" w:rsidP="00B8416A"/>
    <w:p w14:paraId="316CC3CB" w14:textId="77777777" w:rsidR="00B8416A" w:rsidRDefault="00B8416A" w:rsidP="00B8416A">
      <w:r>
        <w:t>/*********************************************************************</w:t>
      </w:r>
    </w:p>
    <w:p w14:paraId="34A018C4" w14:textId="77777777" w:rsidR="00B8416A" w:rsidRDefault="00B8416A" w:rsidP="00B8416A">
      <w:r>
        <w:t>* Function:        getI2C()</w:t>
      </w:r>
    </w:p>
    <w:p w14:paraId="7CE2DEC2" w14:textId="77777777" w:rsidR="00B8416A" w:rsidRDefault="00B8416A" w:rsidP="00B8416A">
      <w:r>
        <w:t>*</w:t>
      </w:r>
    </w:p>
    <w:p w14:paraId="2688A43A" w14:textId="77777777" w:rsidR="00B8416A" w:rsidRDefault="00B8416A" w:rsidP="00B8416A">
      <w:r>
        <w:t>* Input:</w:t>
      </w:r>
      <w:r>
        <w:tab/>
      </w:r>
      <w:r>
        <w:tab/>
        <w:t>None.</w:t>
      </w:r>
    </w:p>
    <w:p w14:paraId="63110056" w14:textId="77777777" w:rsidR="00B8416A" w:rsidRDefault="00B8416A" w:rsidP="00B8416A">
      <w:r>
        <w:t>*</w:t>
      </w:r>
    </w:p>
    <w:p w14:paraId="1E46D715" w14:textId="77777777" w:rsidR="00B8416A" w:rsidRDefault="00B8416A" w:rsidP="00B8416A">
      <w:r>
        <w:t>* Output:</w:t>
      </w:r>
      <w:r>
        <w:tab/>
      </w:r>
      <w:r>
        <w:tab/>
        <w:t>contents of I2C1 receive buffer.</w:t>
      </w:r>
    </w:p>
    <w:p w14:paraId="1EB6136D" w14:textId="77777777" w:rsidR="00B8416A" w:rsidRDefault="00B8416A" w:rsidP="00B8416A">
      <w:r>
        <w:t>*</w:t>
      </w:r>
    </w:p>
    <w:p w14:paraId="4A140B6C" w14:textId="77777777" w:rsidR="00B8416A" w:rsidRDefault="00B8416A" w:rsidP="00B8416A">
      <w:r>
        <w:t>* Overview:</w:t>
      </w:r>
      <w:r>
        <w:tab/>
      </w:r>
      <w:r>
        <w:tab/>
        <w:t>Read a single byte from Bus</w:t>
      </w:r>
    </w:p>
    <w:p w14:paraId="7E070B5E" w14:textId="77777777" w:rsidR="00B8416A" w:rsidRDefault="00B8416A" w:rsidP="00B8416A">
      <w:r>
        <w:t>*</w:t>
      </w:r>
    </w:p>
    <w:p w14:paraId="6F4C0CE2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53971E21" w14:textId="77777777" w:rsidR="00B8416A" w:rsidRDefault="00B8416A" w:rsidP="00B8416A">
      <w:r>
        <w:t>********************************************************************/</w:t>
      </w:r>
    </w:p>
    <w:p w14:paraId="676BC4B5" w14:textId="77777777" w:rsidR="00B8416A" w:rsidRDefault="00B8416A" w:rsidP="00B8416A">
      <w:r>
        <w:t>unsigned int getI2C(void)</w:t>
      </w:r>
    </w:p>
    <w:p w14:paraId="2C664319" w14:textId="77777777" w:rsidR="00B8416A" w:rsidRDefault="00B8416A" w:rsidP="00B8416A">
      <w:r>
        <w:t>{</w:t>
      </w:r>
    </w:p>
    <w:p w14:paraId="6A28ECC6" w14:textId="77777777" w:rsidR="00B8416A" w:rsidRDefault="00B8416A" w:rsidP="00B8416A">
      <w:r>
        <w:tab/>
        <w:t>I2C1CONbits.RCEN = 1;</w:t>
      </w:r>
      <w:r>
        <w:tab/>
      </w:r>
      <w:r>
        <w:tab/>
      </w:r>
      <w:r>
        <w:tab/>
        <w:t>//Enable Master receive</w:t>
      </w:r>
    </w:p>
    <w:p w14:paraId="3F1047D7" w14:textId="77777777" w:rsidR="00B8416A" w:rsidRDefault="00B8416A" w:rsidP="00B8416A">
      <w:r>
        <w:tab/>
        <w:t>Nop();</w:t>
      </w:r>
    </w:p>
    <w:p w14:paraId="6EA0C9C3" w14:textId="77777777" w:rsidR="00B8416A" w:rsidRDefault="00B8416A" w:rsidP="00B8416A">
      <w:r>
        <w:tab/>
        <w:t>while(!I2C1STATbits.RBF);</w:t>
      </w:r>
      <w:r>
        <w:tab/>
      </w:r>
      <w:r>
        <w:tab/>
        <w:t>//Wait for receive bufer to be full</w:t>
      </w:r>
    </w:p>
    <w:p w14:paraId="296922B2" w14:textId="77777777" w:rsidR="00B8416A" w:rsidRDefault="00B8416A" w:rsidP="00B8416A">
      <w:r>
        <w:tab/>
        <w:t>return(I2C1RCV);</w:t>
      </w:r>
      <w:r>
        <w:tab/>
      </w:r>
      <w:r>
        <w:tab/>
      </w:r>
      <w:r>
        <w:tab/>
      </w:r>
      <w:r>
        <w:tab/>
        <w:t>//Return data in buffer</w:t>
      </w:r>
    </w:p>
    <w:p w14:paraId="4164CD06" w14:textId="77777777" w:rsidR="00B8416A" w:rsidRDefault="00B8416A" w:rsidP="00B8416A">
      <w:r>
        <w:t>}</w:t>
      </w:r>
    </w:p>
    <w:p w14:paraId="531A2829" w14:textId="77777777" w:rsidR="00B8416A" w:rsidRDefault="00B8416A" w:rsidP="00B8416A"/>
    <w:p w14:paraId="2D838397" w14:textId="77777777" w:rsidR="00B8416A" w:rsidRDefault="00B8416A" w:rsidP="00B8416A"/>
    <w:p w14:paraId="295BF167" w14:textId="77777777" w:rsidR="00B8416A" w:rsidRDefault="00B8416A" w:rsidP="00B8416A">
      <w:r>
        <w:t>/*********************************************************************</w:t>
      </w:r>
    </w:p>
    <w:p w14:paraId="4748C313" w14:textId="77777777" w:rsidR="00B8416A" w:rsidRDefault="00B8416A" w:rsidP="00B8416A">
      <w:r>
        <w:t>* Function:        EEAckPolling()</w:t>
      </w:r>
    </w:p>
    <w:p w14:paraId="4D7094C1" w14:textId="77777777" w:rsidR="00B8416A" w:rsidRDefault="00B8416A" w:rsidP="00B8416A">
      <w:r>
        <w:t>*</w:t>
      </w:r>
    </w:p>
    <w:p w14:paraId="73079CAE" w14:textId="77777777" w:rsidR="00B8416A" w:rsidRDefault="00B8416A" w:rsidP="00B8416A">
      <w:r>
        <w:t>* Input:</w:t>
      </w:r>
      <w:r>
        <w:tab/>
      </w:r>
      <w:r>
        <w:tab/>
        <w:t>Control byte.</w:t>
      </w:r>
    </w:p>
    <w:p w14:paraId="0612C6FC" w14:textId="77777777" w:rsidR="00B8416A" w:rsidRDefault="00B8416A" w:rsidP="00B8416A">
      <w:r>
        <w:t>*</w:t>
      </w:r>
    </w:p>
    <w:p w14:paraId="19686A1F" w14:textId="77777777" w:rsidR="00B8416A" w:rsidRDefault="00B8416A" w:rsidP="00B8416A">
      <w:r>
        <w:t>* Output:</w:t>
      </w:r>
      <w:r>
        <w:tab/>
      </w:r>
      <w:r>
        <w:tab/>
        <w:t>error state.</w:t>
      </w:r>
    </w:p>
    <w:p w14:paraId="55BBE00E" w14:textId="77777777" w:rsidR="00B8416A" w:rsidRDefault="00B8416A" w:rsidP="00B8416A">
      <w:r>
        <w:t>*</w:t>
      </w:r>
    </w:p>
    <w:p w14:paraId="238F6D27" w14:textId="77777777" w:rsidR="00B8416A" w:rsidRDefault="00B8416A" w:rsidP="00B8416A">
      <w:r>
        <w:t>* Overview:</w:t>
      </w:r>
      <w:r>
        <w:tab/>
      </w:r>
      <w:r>
        <w:tab/>
        <w:t>polls the bus for an Acknowledge from device</w:t>
      </w:r>
    </w:p>
    <w:p w14:paraId="505B3281" w14:textId="77777777" w:rsidR="00B8416A" w:rsidRDefault="00B8416A" w:rsidP="00B8416A">
      <w:r>
        <w:t>*</w:t>
      </w:r>
    </w:p>
    <w:p w14:paraId="55AD67B0" w14:textId="77777777" w:rsidR="00B8416A" w:rsidRDefault="00B8416A" w:rsidP="00B8416A">
      <w:r>
        <w:t>* Note:</w:t>
      </w:r>
      <w:r>
        <w:tab/>
      </w:r>
      <w:r>
        <w:tab/>
      </w:r>
      <w:r>
        <w:tab/>
        <w:t>None</w:t>
      </w:r>
    </w:p>
    <w:p w14:paraId="786FA932" w14:textId="77777777" w:rsidR="00B8416A" w:rsidRDefault="00B8416A" w:rsidP="00B8416A">
      <w:r>
        <w:lastRenderedPageBreak/>
        <w:t>********************************************************************/</w:t>
      </w:r>
    </w:p>
    <w:p w14:paraId="6EBAD055" w14:textId="77777777" w:rsidR="00B8416A" w:rsidRDefault="00B8416A" w:rsidP="00B8416A">
      <w:r>
        <w:t>unsigned int EEAckPolling(unsigned char control)</w:t>
      </w:r>
    </w:p>
    <w:p w14:paraId="0FD73FBF" w14:textId="77777777" w:rsidR="00B8416A" w:rsidRDefault="00B8416A" w:rsidP="00B8416A">
      <w:r>
        <w:t>{</w:t>
      </w:r>
    </w:p>
    <w:p w14:paraId="4FB54765" w14:textId="77777777" w:rsidR="00B8416A" w:rsidRDefault="00B8416A" w:rsidP="00B8416A">
      <w:r>
        <w:tab/>
        <w:t>IdleI2C();</w:t>
      </w:r>
      <w:r>
        <w:tab/>
      </w:r>
      <w:r>
        <w:tab/>
      </w:r>
      <w:r>
        <w:tab/>
      </w:r>
      <w:r>
        <w:tab/>
        <w:t>//wait for bus Idle</w:t>
      </w:r>
    </w:p>
    <w:p w14:paraId="7880D2B1" w14:textId="77777777" w:rsidR="00B8416A" w:rsidRDefault="00B8416A" w:rsidP="00B8416A">
      <w:r>
        <w:tab/>
        <w:t>StartI2C();</w:t>
      </w:r>
      <w:r>
        <w:tab/>
      </w:r>
      <w:r>
        <w:tab/>
      </w:r>
      <w:r>
        <w:tab/>
      </w:r>
      <w:r>
        <w:tab/>
        <w:t>//Generate Start condition</w:t>
      </w:r>
    </w:p>
    <w:p w14:paraId="011FCAD0" w14:textId="77777777" w:rsidR="00B8416A" w:rsidRDefault="00B8416A" w:rsidP="00B8416A">
      <w:r>
        <w:tab/>
      </w:r>
    </w:p>
    <w:p w14:paraId="3BB44070" w14:textId="77777777" w:rsidR="00B8416A" w:rsidRDefault="00B8416A" w:rsidP="00B8416A">
      <w:r>
        <w:tab/>
        <w:t>if(I2C1STATbits.BCL)</w:t>
      </w:r>
    </w:p>
    <w:p w14:paraId="0D18EF58" w14:textId="77777777" w:rsidR="00B8416A" w:rsidRDefault="00B8416A" w:rsidP="00B8416A">
      <w:r>
        <w:tab/>
        <w:t>{</w:t>
      </w:r>
    </w:p>
    <w:p w14:paraId="10A2BC11" w14:textId="77777777" w:rsidR="00B8416A" w:rsidRDefault="00B8416A" w:rsidP="00B8416A">
      <w:r>
        <w:tab/>
      </w:r>
      <w:r>
        <w:tab/>
        <w:t>return(-1);</w:t>
      </w:r>
      <w:r>
        <w:tab/>
      </w:r>
      <w:r>
        <w:tab/>
      </w:r>
      <w:r>
        <w:tab/>
        <w:t>//Bus collision, return</w:t>
      </w:r>
    </w:p>
    <w:p w14:paraId="4E159B63" w14:textId="77777777" w:rsidR="00B8416A" w:rsidRDefault="00B8416A" w:rsidP="00B8416A">
      <w:r>
        <w:tab/>
        <w:t>}</w:t>
      </w:r>
    </w:p>
    <w:p w14:paraId="2DF6FC2F" w14:textId="77777777" w:rsidR="00B8416A" w:rsidRDefault="00B8416A" w:rsidP="00B8416A"/>
    <w:p w14:paraId="77355B08" w14:textId="77777777" w:rsidR="00B8416A" w:rsidRDefault="00B8416A" w:rsidP="00B8416A">
      <w:r>
        <w:tab/>
        <w:t>else</w:t>
      </w:r>
    </w:p>
    <w:p w14:paraId="54F23871" w14:textId="77777777" w:rsidR="00B8416A" w:rsidRDefault="00B8416A" w:rsidP="00B8416A">
      <w:r>
        <w:tab/>
        <w:t>{</w:t>
      </w:r>
    </w:p>
    <w:p w14:paraId="6B6C2EAD" w14:textId="77777777" w:rsidR="00B8416A" w:rsidRDefault="00B8416A" w:rsidP="00B8416A">
      <w:r>
        <w:tab/>
      </w:r>
      <w:r>
        <w:tab/>
        <w:t>WriteI2C(control);</w:t>
      </w:r>
    </w:p>
    <w:p w14:paraId="304784B5" w14:textId="77777777" w:rsidR="00B8416A" w:rsidRDefault="00B8416A" w:rsidP="00B8416A">
      <w:r>
        <w:tab/>
      </w:r>
      <w:r>
        <w:tab/>
        <w:t>IdleI2C();</w:t>
      </w:r>
      <w:r>
        <w:tab/>
      </w:r>
      <w:r>
        <w:tab/>
      </w:r>
      <w:r>
        <w:tab/>
        <w:t>//wait for bus idle</w:t>
      </w:r>
    </w:p>
    <w:p w14:paraId="42BACFEC" w14:textId="77777777" w:rsidR="00B8416A" w:rsidRDefault="00B8416A" w:rsidP="00B8416A">
      <w:r>
        <w:tab/>
      </w:r>
      <w:r>
        <w:tab/>
        <w:t>if(I2C1STATbits.BCL)</w:t>
      </w:r>
    </w:p>
    <w:p w14:paraId="13C7651B" w14:textId="77777777" w:rsidR="00B8416A" w:rsidRDefault="00B8416A" w:rsidP="00B8416A">
      <w:r>
        <w:tab/>
      </w:r>
      <w:r>
        <w:tab/>
        <w:t>{</w:t>
      </w:r>
    </w:p>
    <w:p w14:paraId="637E8483" w14:textId="77777777" w:rsidR="00B8416A" w:rsidRDefault="00B8416A" w:rsidP="00B8416A">
      <w:r>
        <w:tab/>
      </w:r>
      <w:r>
        <w:tab/>
      </w:r>
      <w:r>
        <w:tab/>
        <w:t>return(-1);</w:t>
      </w:r>
      <w:r>
        <w:tab/>
      </w:r>
      <w:r>
        <w:tab/>
        <w:t>//error return</w:t>
      </w:r>
    </w:p>
    <w:p w14:paraId="07AE8F47" w14:textId="77777777" w:rsidR="00B8416A" w:rsidRDefault="00B8416A" w:rsidP="00B8416A">
      <w:r>
        <w:tab/>
      </w:r>
      <w:r>
        <w:tab/>
        <w:t>}</w:t>
      </w:r>
    </w:p>
    <w:p w14:paraId="4EBB49AB" w14:textId="77777777" w:rsidR="00B8416A" w:rsidRDefault="00B8416A" w:rsidP="00B8416A"/>
    <w:p w14:paraId="02060BC7" w14:textId="77777777" w:rsidR="00B8416A" w:rsidRDefault="00B8416A" w:rsidP="00B8416A">
      <w:r>
        <w:tab/>
      </w:r>
      <w:r>
        <w:tab/>
        <w:t>while(ACKStatus())</w:t>
      </w:r>
    </w:p>
    <w:p w14:paraId="3CFE7EED" w14:textId="77777777" w:rsidR="00B8416A" w:rsidRDefault="00B8416A" w:rsidP="00B8416A">
      <w:r>
        <w:tab/>
      </w:r>
      <w:r>
        <w:tab/>
        <w:t>{</w:t>
      </w:r>
    </w:p>
    <w:p w14:paraId="0A581555" w14:textId="77777777" w:rsidR="00B8416A" w:rsidRDefault="00B8416A" w:rsidP="00B8416A">
      <w:r>
        <w:tab/>
      </w:r>
      <w:r>
        <w:tab/>
      </w:r>
      <w:r>
        <w:tab/>
        <w:t>RestartI2C();</w:t>
      </w:r>
      <w:r>
        <w:tab/>
        <w:t>//generate restart</w:t>
      </w:r>
    </w:p>
    <w:p w14:paraId="70371014" w14:textId="77777777" w:rsidR="00B8416A" w:rsidRDefault="00B8416A" w:rsidP="00B8416A">
      <w:r>
        <w:tab/>
      </w:r>
      <w:r>
        <w:tab/>
      </w:r>
      <w:r>
        <w:tab/>
        <w:t>if(I2C1STATbits.BCL)</w:t>
      </w:r>
    </w:p>
    <w:p w14:paraId="0B70C3EF" w14:textId="77777777" w:rsidR="00B8416A" w:rsidRDefault="00B8416A" w:rsidP="00B8416A">
      <w:r>
        <w:tab/>
      </w:r>
      <w:r>
        <w:tab/>
      </w:r>
      <w:r>
        <w:tab/>
        <w:t>{</w:t>
      </w:r>
    </w:p>
    <w:p w14:paraId="00195443" w14:textId="77777777" w:rsidR="00B8416A" w:rsidRDefault="00B8416A" w:rsidP="00B8416A">
      <w:r>
        <w:tab/>
      </w:r>
      <w:r>
        <w:tab/>
      </w:r>
      <w:r>
        <w:tab/>
      </w:r>
      <w:r>
        <w:tab/>
        <w:t>return(-1);</w:t>
      </w:r>
      <w:r>
        <w:tab/>
        <w:t>//error return</w:t>
      </w:r>
    </w:p>
    <w:p w14:paraId="66C236CD" w14:textId="77777777" w:rsidR="00B8416A" w:rsidRDefault="00B8416A" w:rsidP="00B8416A">
      <w:r>
        <w:tab/>
      </w:r>
      <w:r>
        <w:tab/>
      </w:r>
      <w:r>
        <w:tab/>
        <w:t>}</w:t>
      </w:r>
    </w:p>
    <w:p w14:paraId="43BD339C" w14:textId="77777777" w:rsidR="00B8416A" w:rsidRDefault="00B8416A" w:rsidP="00B8416A"/>
    <w:p w14:paraId="4C71C6AE" w14:textId="77777777" w:rsidR="00B8416A" w:rsidRDefault="00B8416A" w:rsidP="00B8416A">
      <w:r>
        <w:tab/>
      </w:r>
      <w:r>
        <w:tab/>
      </w:r>
      <w:r>
        <w:tab/>
        <w:t>WriteI2C(control);</w:t>
      </w:r>
    </w:p>
    <w:p w14:paraId="43DFE757" w14:textId="77777777" w:rsidR="00B8416A" w:rsidRDefault="00B8416A" w:rsidP="00B8416A">
      <w:r>
        <w:tab/>
      </w:r>
      <w:r>
        <w:tab/>
      </w:r>
      <w:r>
        <w:tab/>
        <w:t>IdleI2C();</w:t>
      </w:r>
    </w:p>
    <w:p w14:paraId="7FBABE2E" w14:textId="77777777" w:rsidR="00B8416A" w:rsidRDefault="00B8416A" w:rsidP="00B8416A">
      <w:r>
        <w:tab/>
      </w:r>
      <w:r>
        <w:tab/>
        <w:t>}</w:t>
      </w:r>
    </w:p>
    <w:p w14:paraId="3A1EF926" w14:textId="77777777" w:rsidR="00B8416A" w:rsidRDefault="00B8416A" w:rsidP="00B8416A">
      <w:r>
        <w:tab/>
        <w:t>}</w:t>
      </w:r>
    </w:p>
    <w:p w14:paraId="51490C2F" w14:textId="77777777" w:rsidR="00B8416A" w:rsidRDefault="00B8416A" w:rsidP="00B8416A">
      <w:r>
        <w:tab/>
        <w:t>StopI2C();</w:t>
      </w:r>
      <w:r>
        <w:tab/>
      </w:r>
      <w:r>
        <w:tab/>
      </w:r>
      <w:r>
        <w:tab/>
      </w:r>
      <w:r>
        <w:tab/>
        <w:t>//send stop condition</w:t>
      </w:r>
    </w:p>
    <w:p w14:paraId="7A6537B2" w14:textId="77777777" w:rsidR="00B8416A" w:rsidRDefault="00B8416A" w:rsidP="00B8416A">
      <w:r>
        <w:tab/>
        <w:t>if(I2C1STATbits.BCL)</w:t>
      </w:r>
    </w:p>
    <w:p w14:paraId="18169297" w14:textId="77777777" w:rsidR="00B8416A" w:rsidRDefault="00B8416A" w:rsidP="00B8416A">
      <w:r>
        <w:tab/>
        <w:t>{</w:t>
      </w:r>
    </w:p>
    <w:p w14:paraId="35026620" w14:textId="77777777" w:rsidR="00B8416A" w:rsidRDefault="00B8416A" w:rsidP="00B8416A">
      <w:r>
        <w:tab/>
      </w:r>
      <w:r>
        <w:tab/>
        <w:t>return(-1);</w:t>
      </w:r>
    </w:p>
    <w:p w14:paraId="3814A71A" w14:textId="77777777" w:rsidR="00B8416A" w:rsidRDefault="00B8416A" w:rsidP="00B8416A">
      <w:r>
        <w:tab/>
        <w:t>}</w:t>
      </w:r>
    </w:p>
    <w:p w14:paraId="0B5B633F" w14:textId="77777777" w:rsidR="00B8416A" w:rsidRDefault="00B8416A" w:rsidP="00B8416A">
      <w:r>
        <w:tab/>
        <w:t>return(0);</w:t>
      </w:r>
    </w:p>
    <w:p w14:paraId="4BFB1059" w14:textId="77777777" w:rsidR="00B8416A" w:rsidRDefault="00B8416A" w:rsidP="00B8416A">
      <w:r>
        <w:lastRenderedPageBreak/>
        <w:t>}</w:t>
      </w:r>
    </w:p>
    <w:p w14:paraId="79AF0377" w14:textId="77777777" w:rsidR="00B8416A" w:rsidRDefault="00B8416A" w:rsidP="00B8416A">
      <w:r>
        <w:t>/**********************************************************************/</w:t>
      </w:r>
    </w:p>
    <w:p w14:paraId="4A24E3F7" w14:textId="77777777" w:rsidR="00B8416A" w:rsidRDefault="00B8416A" w:rsidP="00B8416A">
      <w:r>
        <w:t>/**********************************************************************/</w:t>
      </w:r>
    </w:p>
    <w:p w14:paraId="044A5EC4" w14:textId="77777777" w:rsidR="00B8416A" w:rsidRDefault="00B8416A" w:rsidP="00B8416A">
      <w:r>
        <w:t>/**********************************************************************/</w:t>
      </w:r>
    </w:p>
    <w:p w14:paraId="34222520" w14:textId="77777777" w:rsidR="00B8416A" w:rsidRDefault="00B8416A" w:rsidP="00B8416A">
      <w:r>
        <w:t>/********************END***********************************************/</w:t>
      </w:r>
    </w:p>
    <w:p w14:paraId="1CF6FEA4" w14:textId="77777777" w:rsidR="00B8416A" w:rsidRDefault="00B8416A" w:rsidP="00B8416A">
      <w:r>
        <w:t>/**********************************************************************/</w:t>
      </w:r>
    </w:p>
    <w:p w14:paraId="4A6CDC22" w14:textId="4A938E07" w:rsidR="004B06C9" w:rsidRDefault="00B8416A" w:rsidP="00B8416A">
      <w:r>
        <w:t>/**********************************************************************/</w:t>
      </w:r>
    </w:p>
    <w:sectPr w:rsidR="004B06C9" w:rsidSect="00B8416A"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  <w:sectPrChange w:id="110" w:author="勤 荘田" w:date="2023-06-13T10:57:00Z">
        <w:sectPr w:rsidR="004B06C9" w:rsidSect="00B8416A">
          <w:pgMar w:top="1133" w:right="850" w:bottom="1133" w:left="1133" w:header="708" w:footer="708" w:gutter="0"/>
          <w:cols w:space="720"/>
          <w:docGrid w:type="default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D43C0" w14:textId="77777777" w:rsidR="00135088" w:rsidRDefault="00135088" w:rsidP="00B30AA4">
      <w:r>
        <w:separator/>
      </w:r>
    </w:p>
  </w:endnote>
  <w:endnote w:type="continuationSeparator" w:id="0">
    <w:p w14:paraId="7F2EAB7C" w14:textId="77777777" w:rsidR="00135088" w:rsidRDefault="00135088" w:rsidP="00B30AA4">
      <w:r>
        <w:continuationSeparator/>
      </w:r>
    </w:p>
  </w:endnote>
  <w:endnote w:type="continuationNotice" w:id="1">
    <w:p w14:paraId="09E174F7" w14:textId="77777777" w:rsidR="00135088" w:rsidRDefault="00135088" w:rsidP="00B30A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2B3CB" w14:textId="77777777" w:rsidR="008A562D" w:rsidRDefault="00D82224">
    <w:pPr>
      <w:jc w:val="right"/>
      <w:rPr>
        <w:del w:id="107" w:author="勤 荘田" w:date="2023-06-13T10:57:00Z"/>
      </w:rPr>
    </w:pPr>
    <w:del w:id="108" w:author="勤 荘田" w:date="2023-06-13T10:57:00Z">
      <w:r>
        <w:fldChar w:fldCharType="begin"/>
      </w:r>
      <w:r>
        <w:rPr>
          <w:rFonts w:hint="eastAsia"/>
        </w:rPr>
        <w:delInstrText>PAGE  \* MERGEFORMAT</w:delInstrText>
      </w:r>
      <w:r>
        <w:fldChar w:fldCharType="separate"/>
      </w:r>
      <w:r w:rsidR="009D3275">
        <w:rPr>
          <w:noProof/>
        </w:rPr>
        <w:delText>2</w:delText>
      </w:r>
      <w:r>
        <w:fldChar w:fldCharType="end"/>
      </w:r>
    </w:del>
  </w:p>
  <w:p w14:paraId="364FFF16" w14:textId="77777777" w:rsidR="00B30AA4" w:rsidRDefault="00B30AA4">
    <w:pPr>
      <w:pStyle w:val="a5"/>
      <w:pPrChange w:id="109" w:author="勤 荘田" w:date="2023-06-13T10:57:00Z">
        <w:pPr/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5C08D" w14:textId="77777777" w:rsidR="00135088" w:rsidRDefault="00135088" w:rsidP="00B30AA4">
      <w:r>
        <w:separator/>
      </w:r>
    </w:p>
  </w:footnote>
  <w:footnote w:type="continuationSeparator" w:id="0">
    <w:p w14:paraId="43976CE5" w14:textId="77777777" w:rsidR="00135088" w:rsidRDefault="00135088" w:rsidP="00B30AA4">
      <w:r>
        <w:continuationSeparator/>
      </w:r>
    </w:p>
  </w:footnote>
  <w:footnote w:type="continuationNotice" w:id="1">
    <w:p w14:paraId="6B9456B0" w14:textId="77777777" w:rsidR="00135088" w:rsidRDefault="00135088" w:rsidP="00B30A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06B75" w14:textId="35F9C04A" w:rsidR="00B30AA4" w:rsidRDefault="00D82224">
    <w:pPr>
      <w:pStyle w:val="a3"/>
      <w:pPrChange w:id="105" w:author="勤 荘田" w:date="2023-06-13T10:57:00Z">
        <w:pPr/>
      </w:pPrChange>
    </w:pPr>
    <w:del w:id="106" w:author="勤 荘田" w:date="2023-06-13T10:57:00Z">
      <w:r>
        <w:delText>TC106 Firmware           Rev. on 2020/3/22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勤 荘田">
    <w15:presenceInfo w15:providerId="Windows Live" w15:userId="c03305207b85fc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dirty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6A"/>
    <w:rsid w:val="00135088"/>
    <w:rsid w:val="004B06C9"/>
    <w:rsid w:val="00636788"/>
    <w:rsid w:val="008A562D"/>
    <w:rsid w:val="009D3275"/>
    <w:rsid w:val="00B30AA4"/>
    <w:rsid w:val="00B8416A"/>
    <w:rsid w:val="00D8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0813E0"/>
  <w15:chartTrackingRefBased/>
  <w15:docId w15:val="{9DFEB7C8-8378-4507-B86D-72A8CE07C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30AA4"/>
    <w:pPr>
      <w:widowControl w:val="0"/>
      <w:jc w:val="both"/>
      <w:pPrChange w:id="0" w:author="勤 荘田" w:date="2023-06-13T10:57:00Z">
        <w:pPr>
          <w:autoSpaceDE w:val="0"/>
          <w:autoSpaceDN w:val="0"/>
          <w:spacing w:after="160" w:line="259" w:lineRule="auto"/>
          <w:jc w:val="both"/>
        </w:pPr>
      </w:pPrChange>
    </w:pPr>
    <w:rPr>
      <w:rPrChange w:id="0" w:author="勤 荘田" w:date="2023-06-13T10:57:00Z">
        <w:rPr>
          <w:rFonts w:ascii="游ゴシック" w:eastAsia="游ゴシック" w:hAnsi="游ゴシック" w:cs="游ゴシック"/>
          <w:lang w:val="en-US" w:eastAsia="ja-JP" w:bidi="ar-SA"/>
        </w:rPr>
      </w:rPrChang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0AA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0AA4"/>
  </w:style>
  <w:style w:type="paragraph" w:styleId="a5">
    <w:name w:val="footer"/>
    <w:basedOn w:val="a"/>
    <w:link w:val="a6"/>
    <w:uiPriority w:val="99"/>
    <w:unhideWhenUsed/>
    <w:rsid w:val="00B30AA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0AA4"/>
  </w:style>
  <w:style w:type="paragraph" w:styleId="a7">
    <w:name w:val="Revision"/>
    <w:hidden/>
    <w:uiPriority w:val="99"/>
    <w:semiHidden/>
    <w:rsid w:val="00B30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53</Pages>
  <Words>7731</Words>
  <Characters>44068</Characters>
  <Application>Microsoft Office Word</Application>
  <DocSecurity>0</DocSecurity>
  <Lines>367</Lines>
  <Paragraphs>103</Paragraphs>
  <ScaleCrop>false</ScaleCrop>
  <Company/>
  <LinksUpToDate>false</LinksUpToDate>
  <CharactersWithSpaces>51696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勤 荘田</dc:creator>
  <cp:keywords/>
  <dc:description/>
  <cp:lastModifiedBy>勤 荘田</cp:lastModifiedBy>
  <cp:revision>1</cp:revision>
  <dcterms:created xsi:type="dcterms:W3CDTF">2023-06-13T01:40:00Z</dcterms:created>
  <dcterms:modified xsi:type="dcterms:W3CDTF">2023-06-13T02:06:00Z</dcterms:modified>
</cp:coreProperties>
</file>